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B2393" w:rsidR="00906A1F" w:rsidP="00906A1F" w:rsidRDefault="00906A1F" w14:paraId="4666490D" w14:textId="77777777">
      <w:pPr>
        <w:rPr>
          <w:sz w:val="36"/>
          <w:szCs w:val="36"/>
        </w:rPr>
      </w:pPr>
      <w:r w:rsidRPr="001B2393">
        <w:rPr>
          <w:b/>
          <w:bCs/>
          <w:sz w:val="36"/>
          <w:szCs w:val="36"/>
        </w:rPr>
        <w:t>[MÓDULO II]</w:t>
      </w:r>
      <w:r w:rsidRPr="001B2393">
        <w:rPr>
          <w:sz w:val="36"/>
          <w:szCs w:val="36"/>
        </w:rPr>
        <w:t> </w:t>
      </w:r>
    </w:p>
    <w:p w:rsidRPr="001B2393" w:rsidR="00906A1F" w:rsidP="00906A1F" w:rsidRDefault="00906A1F" w14:paraId="418BE3E3" w14:textId="60F2C2E8">
      <w:pPr>
        <w:rPr>
          <w:b/>
          <w:bCs/>
          <w:sz w:val="36"/>
          <w:szCs w:val="36"/>
        </w:rPr>
      </w:pPr>
      <w:r w:rsidRPr="001B2393">
        <w:rPr>
          <w:b/>
          <w:bCs/>
          <w:sz w:val="36"/>
          <w:szCs w:val="36"/>
        </w:rPr>
        <w:t>Título curto:</w:t>
      </w:r>
      <w:r w:rsidRPr="001B2393" w:rsidR="00407CB6">
        <w:rPr>
          <w:b/>
          <w:bCs/>
          <w:sz w:val="36"/>
          <w:szCs w:val="36"/>
        </w:rPr>
        <w:t xml:space="preserve"> </w:t>
      </w:r>
      <w:r w:rsidRPr="001B2393" w:rsidR="0078504E">
        <w:rPr>
          <w:sz w:val="36"/>
          <w:szCs w:val="36"/>
        </w:rPr>
        <w:t>Leitura e Primeira Infância</w:t>
      </w:r>
    </w:p>
    <w:p w:rsidRPr="001B2393" w:rsidR="00906A1F" w:rsidP="00906A1F" w:rsidRDefault="00906A1F" w14:paraId="5D0D571B" w14:textId="6C850D71">
      <w:pPr>
        <w:rPr>
          <w:b/>
          <w:bCs/>
          <w:sz w:val="36"/>
          <w:szCs w:val="36"/>
        </w:rPr>
      </w:pPr>
      <w:r w:rsidRPr="001B2393">
        <w:rPr>
          <w:b/>
          <w:bCs/>
          <w:sz w:val="36"/>
          <w:szCs w:val="36"/>
        </w:rPr>
        <w:t>Título longo:</w:t>
      </w:r>
      <w:r w:rsidRPr="001B2393" w:rsidR="0078504E">
        <w:rPr>
          <w:b/>
          <w:bCs/>
          <w:sz w:val="36"/>
          <w:szCs w:val="36"/>
        </w:rPr>
        <w:t xml:space="preserve"> </w:t>
      </w:r>
      <w:r w:rsidRPr="001B2393">
        <w:rPr>
          <w:sz w:val="36"/>
          <w:szCs w:val="36"/>
        </w:rPr>
        <w:t>Leitura </w:t>
      </w:r>
      <w:r w:rsidRPr="001B2393" w:rsidR="0078504E">
        <w:rPr>
          <w:sz w:val="36"/>
          <w:szCs w:val="36"/>
        </w:rPr>
        <w:t>e</w:t>
      </w:r>
      <w:r w:rsidRPr="001B2393">
        <w:rPr>
          <w:sz w:val="36"/>
          <w:szCs w:val="36"/>
        </w:rPr>
        <w:t> Primeira Infância: Fundamentos, Mediação de Leitura e Práticas de Cuidado</w:t>
      </w:r>
    </w:p>
    <w:p w:rsidR="0078504E" w:rsidP="00906A1F" w:rsidRDefault="0078504E" w14:paraId="069DAD17" w14:textId="77777777">
      <w:pPr>
        <w:rPr>
          <w:b/>
          <w:bCs/>
        </w:rPr>
      </w:pPr>
    </w:p>
    <w:p w:rsidR="00BD7FFB" w:rsidP="00906A1F" w:rsidRDefault="00BD7FFB" w14:paraId="466A7501" w14:textId="77777777">
      <w:pPr>
        <w:rPr>
          <w:b/>
          <w:bCs/>
          <w:sz w:val="32"/>
          <w:szCs w:val="32"/>
        </w:rPr>
      </w:pPr>
    </w:p>
    <w:p w:rsidRPr="008B4608" w:rsidR="0078504E" w:rsidP="00906A1F" w:rsidRDefault="00BE130D" w14:paraId="044D14B3" w14:textId="7D15BFC2">
      <w:pPr>
        <w:rPr>
          <w:b w:val="1"/>
          <w:bCs w:val="1"/>
          <w:sz w:val="32"/>
          <w:szCs w:val="32"/>
        </w:rPr>
      </w:pPr>
      <w:r w:rsidRPr="32148187" w:rsidR="00BE130D">
        <w:rPr>
          <w:b w:val="1"/>
          <w:bCs w:val="1"/>
          <w:sz w:val="32"/>
          <w:szCs w:val="32"/>
        </w:rPr>
        <w:t xml:space="preserve">[CARD] Apresentação do </w:t>
      </w:r>
      <w:r w:rsidRPr="32148187" w:rsidR="00BE130D">
        <w:rPr>
          <w:b w:val="1"/>
          <w:bCs w:val="1"/>
          <w:sz w:val="32"/>
          <w:szCs w:val="32"/>
          <w:highlight w:val="magenta"/>
        </w:rPr>
        <w:t>M</w:t>
      </w:r>
      <w:r w:rsidRPr="32148187" w:rsidR="00BE130D">
        <w:rPr>
          <w:b w:val="1"/>
          <w:bCs w:val="1"/>
          <w:sz w:val="32"/>
          <w:szCs w:val="32"/>
        </w:rPr>
        <w:t>ódulo II</w:t>
      </w:r>
    </w:p>
    <w:p w:rsidR="00BD7FFB" w:rsidP="00906A1F" w:rsidRDefault="00BD7FFB" w14:paraId="0AAA6F38" w14:textId="19D882AF">
      <w:pPr/>
      <w:r w:rsidRPr="32148187" w:rsidR="33EE4D2B">
        <w:rPr>
          <w:b w:val="1"/>
          <w:bCs w:val="1"/>
        </w:rPr>
        <w:t>APRESENTAÇÃO GERAL</w:t>
      </w:r>
    </w:p>
    <w:p w:rsidR="15A02A1A" w:rsidP="32148187" w:rsidRDefault="15A02A1A" w14:paraId="4F2A0EB3" w14:textId="502E0F48">
      <w:pPr>
        <w:spacing w:before="240" w:beforeAutospacing="off" w:after="240" w:afterAutospacing="off"/>
        <w:rPr>
          <w:rFonts w:ascii="Aptos" w:hAnsi="Aptos" w:eastAsia="Aptos" w:cs="Aptos"/>
          <w:b w:val="0"/>
          <w:bCs w:val="0"/>
          <w:noProof w:val="0"/>
          <w:sz w:val="24"/>
          <w:szCs w:val="24"/>
          <w:lang w:val="pt-BR"/>
        </w:rPr>
      </w:pPr>
      <w:r w:rsidRPr="32148187" w:rsidR="15A02A1A">
        <w:rPr>
          <w:rFonts w:ascii="Aptos" w:hAnsi="Aptos" w:eastAsia="Aptos" w:cs="Aptos"/>
          <w:b w:val="0"/>
          <w:bCs w:val="0"/>
          <w:noProof w:val="0"/>
          <w:sz w:val="24"/>
          <w:szCs w:val="24"/>
          <w:lang w:val="pt-BR"/>
        </w:rPr>
        <w:t>No Módulo 2, vamos refletir sobre como o ato de ler se constitui desde os primeiros anos de vida e por que ele é uma experiência importante para bebês e crianças pequenas. Veremos que a leitura nasce dos encontros com a linguagem, com as histórias e com as relações, e compreenderemos o papel da mediação de leitura na aproximação entre crianças e livros.</w:t>
      </w:r>
    </w:p>
    <w:p w:rsidR="15A02A1A" w:rsidP="32148187" w:rsidRDefault="15A02A1A" w14:paraId="677DA3C9" w14:textId="02514744">
      <w:pPr>
        <w:pStyle w:val="Normal"/>
        <w:suppressLineNumbers w:val="0"/>
        <w:bidi w:val="0"/>
        <w:spacing w:before="240" w:beforeAutospacing="off" w:after="240" w:afterAutospacing="off" w:line="278" w:lineRule="auto"/>
        <w:ind w:left="0" w:right="0"/>
        <w:jc w:val="left"/>
        <w:rPr>
          <w:rFonts w:ascii="Aptos" w:hAnsi="Aptos" w:eastAsia="Aptos" w:cs="Aptos"/>
          <w:b w:val="0"/>
          <w:bCs w:val="0"/>
          <w:noProof w:val="0"/>
          <w:sz w:val="24"/>
          <w:szCs w:val="24"/>
          <w:lang w:val="pt-BR"/>
        </w:rPr>
      </w:pPr>
      <w:r w:rsidRPr="32148187" w:rsidR="15A02A1A">
        <w:rPr>
          <w:rFonts w:ascii="Aptos" w:hAnsi="Aptos" w:eastAsia="Aptos" w:cs="Aptos"/>
          <w:b w:val="0"/>
          <w:bCs w:val="0"/>
          <w:noProof w:val="0"/>
          <w:sz w:val="24"/>
          <w:szCs w:val="24"/>
          <w:lang w:val="pt-BR"/>
        </w:rPr>
        <w:t>Também discutiremos critérios para a escolha de livros, a importância da bibliodiversidade e da representatividade nos acervos e refletiremos sobre o cuidado presente nas práticas de mediação e no bem-estar das pessoas mediadoras. A partir de textos, vídeos, imagens, fóruns e atividades, esperamos contribuir para a construção de práticas de mediação de leitura mais acolhedoras, sensíveis e significativas na Primeira Infância.</w:t>
      </w:r>
    </w:p>
    <w:p w:rsidR="32148187" w:rsidP="32148187" w:rsidRDefault="32148187" w14:paraId="26199ED5" w14:textId="787ACDF1">
      <w:pPr>
        <w:pStyle w:val="Normal"/>
        <w:spacing w:before="240" w:beforeAutospacing="off" w:after="240" w:afterAutospacing="off"/>
        <w:rPr>
          <w:rFonts w:ascii="Aptos" w:hAnsi="Aptos" w:eastAsia="Aptos" w:cs="Aptos"/>
          <w:noProof w:val="0"/>
          <w:sz w:val="24"/>
          <w:szCs w:val="24"/>
          <w:lang w:val="pt-BR"/>
        </w:rPr>
      </w:pPr>
    </w:p>
    <w:p w:rsidR="33EE4D2B" w:rsidRDefault="33EE4D2B" w14:paraId="2178CB92" w14:textId="5808280C">
      <w:r w:rsidRPr="32148187" w:rsidR="33EE4D2B">
        <w:rPr>
          <w:b w:val="1"/>
          <w:bCs w:val="1"/>
        </w:rPr>
        <w:t>OBJETIVO</w:t>
      </w:r>
    </w:p>
    <w:p w:rsidR="0668CCEB" w:rsidP="32148187" w:rsidRDefault="0668CCEB" w14:paraId="58DBFBF1" w14:textId="2D4F5B21">
      <w:pPr>
        <w:pStyle w:val="Normal"/>
        <w:suppressLineNumbers w:val="0"/>
        <w:bidi w:val="0"/>
        <w:spacing w:before="0" w:beforeAutospacing="off" w:after="160" w:afterAutospacing="off" w:line="278" w:lineRule="auto"/>
        <w:ind w:left="0" w:right="0"/>
        <w:jc w:val="left"/>
      </w:pPr>
      <w:r w:rsidRPr="32148187" w:rsidR="0668CCEB">
        <w:rPr>
          <w:rFonts w:ascii="Aptos" w:hAnsi="Aptos" w:eastAsia="Aptos" w:cs="Aptos"/>
          <w:noProof w:val="0"/>
          <w:sz w:val="24"/>
          <w:szCs w:val="24"/>
          <w:lang w:val="pt-BR"/>
        </w:rPr>
        <w:t>Compreender a importância da leitura na Primeira Infância, reconhecer o papel da mediação de leitura no desenvolvimento das crianças e refletir sobre a escolha de livros, o cuidado e a atuação das pessoas mediadoras na promoção de experiências significativas de leitura.</w:t>
      </w:r>
    </w:p>
    <w:p w:rsidR="32148187" w:rsidP="32148187" w:rsidRDefault="32148187" w14:paraId="1E27553D" w14:textId="09E27887">
      <w:pPr>
        <w:pStyle w:val="Normal"/>
        <w:suppressLineNumbers w:val="0"/>
        <w:bidi w:val="0"/>
        <w:spacing w:before="0" w:beforeAutospacing="off" w:after="160" w:afterAutospacing="off" w:line="278" w:lineRule="auto"/>
        <w:ind w:left="0" w:right="0"/>
        <w:jc w:val="left"/>
        <w:rPr>
          <w:rFonts w:ascii="Aptos" w:hAnsi="Aptos" w:eastAsia="Aptos" w:cs="Aptos"/>
          <w:noProof w:val="0"/>
          <w:sz w:val="24"/>
          <w:szCs w:val="24"/>
          <w:lang w:val="pt-BR"/>
        </w:rPr>
      </w:pPr>
    </w:p>
    <w:p w:rsidR="33EE4D2B" w:rsidRDefault="33EE4D2B" w14:paraId="38869396" w14:textId="1C7DAAEC">
      <w:r w:rsidRPr="32148187" w:rsidR="33EE4D2B">
        <w:rPr>
          <w:b w:val="1"/>
          <w:bCs w:val="1"/>
        </w:rPr>
        <w:t>EXPECTATIVAS DE APRENDIZAGEM</w:t>
      </w:r>
    </w:p>
    <w:p w:rsidR="00D148F8" w:rsidP="32148187" w:rsidRDefault="00D148F8" w14:paraId="44040208" w14:textId="4B628EB6">
      <w:pPr>
        <w:pStyle w:val="PargrafodaLista"/>
        <w:numPr>
          <w:ilvl w:val="0"/>
          <w:numId w:val="36"/>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pt-BR"/>
        </w:rPr>
      </w:pPr>
      <w:r w:rsidRPr="32148187" w:rsidR="1A27BC80">
        <w:rPr>
          <w:rFonts w:ascii="Aptos" w:hAnsi="Aptos" w:eastAsia="Aptos" w:cs="Aptos"/>
          <w:noProof w:val="0"/>
          <w:sz w:val="24"/>
          <w:szCs w:val="24"/>
          <w:lang w:val="pt-BR"/>
        </w:rPr>
        <w:t>Perceber</w:t>
      </w:r>
      <w:r w:rsidRPr="32148187" w:rsidR="7A0A50C4">
        <w:rPr>
          <w:rFonts w:ascii="Aptos" w:hAnsi="Aptos" w:eastAsia="Aptos" w:cs="Aptos"/>
          <w:noProof w:val="0"/>
          <w:sz w:val="24"/>
          <w:szCs w:val="24"/>
          <w:lang w:val="pt-BR"/>
        </w:rPr>
        <w:t xml:space="preserve"> que a leitura se inicia antes da aprendizagem da escrita e reconhecer a importância da linguagem e das experiências culturais desde os primeiros anos de vida. </w:t>
      </w:r>
    </w:p>
    <w:p w:rsidR="00D148F8" w:rsidP="32148187" w:rsidRDefault="00D148F8" w14:paraId="5ADED3A3" w14:textId="1F302BAA">
      <w:pPr>
        <w:pStyle w:val="PargrafodaLista"/>
        <w:numPr>
          <w:ilvl w:val="0"/>
          <w:numId w:val="36"/>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pt-BR"/>
        </w:rPr>
      </w:pPr>
      <w:r w:rsidRPr="32148187" w:rsidR="7A0A50C4">
        <w:rPr>
          <w:rFonts w:ascii="Aptos" w:hAnsi="Aptos" w:eastAsia="Aptos" w:cs="Aptos"/>
          <w:noProof w:val="0"/>
          <w:sz w:val="24"/>
          <w:szCs w:val="24"/>
          <w:lang w:val="pt-BR"/>
        </w:rPr>
        <w:t xml:space="preserve">Refletir sobre a contribuição da leitura para o desenvolvimento dos bebês e das crianças pequenas, </w:t>
      </w:r>
      <w:r w:rsidRPr="32148187" w:rsidR="2A521CB6">
        <w:rPr>
          <w:rFonts w:ascii="Aptos" w:hAnsi="Aptos" w:eastAsia="Aptos" w:cs="Aptos"/>
          <w:noProof w:val="0"/>
          <w:sz w:val="24"/>
          <w:szCs w:val="24"/>
          <w:lang w:val="pt-BR"/>
        </w:rPr>
        <w:t>identificando</w:t>
      </w:r>
      <w:r w:rsidRPr="32148187" w:rsidR="7A0A50C4">
        <w:rPr>
          <w:rFonts w:ascii="Aptos" w:hAnsi="Aptos" w:eastAsia="Aptos" w:cs="Aptos"/>
          <w:noProof w:val="0"/>
          <w:sz w:val="24"/>
          <w:szCs w:val="24"/>
          <w:lang w:val="pt-BR"/>
        </w:rPr>
        <w:t xml:space="preserve"> seu papel na construção de vínculos afetivos, </w:t>
      </w:r>
      <w:r w:rsidRPr="32148187" w:rsidR="5D7C5F97">
        <w:rPr>
          <w:rFonts w:ascii="Aptos" w:hAnsi="Aptos" w:eastAsia="Aptos" w:cs="Aptos"/>
          <w:noProof w:val="0"/>
          <w:sz w:val="24"/>
          <w:szCs w:val="24"/>
          <w:lang w:val="pt-BR"/>
        </w:rPr>
        <w:t xml:space="preserve">estímulo </w:t>
      </w:r>
      <w:r w:rsidRPr="32148187" w:rsidR="7A0A50C4">
        <w:rPr>
          <w:rFonts w:ascii="Aptos" w:hAnsi="Aptos" w:eastAsia="Aptos" w:cs="Aptos"/>
          <w:noProof w:val="0"/>
          <w:sz w:val="24"/>
          <w:szCs w:val="24"/>
          <w:lang w:val="pt-BR"/>
        </w:rPr>
        <w:t xml:space="preserve">da imaginação e inserção na cultura. </w:t>
      </w:r>
    </w:p>
    <w:p w:rsidR="00D148F8" w:rsidP="32148187" w:rsidRDefault="00D148F8" w14:paraId="48098AAE" w14:textId="70EB9DDB">
      <w:pPr>
        <w:pStyle w:val="PargrafodaLista"/>
        <w:numPr>
          <w:ilvl w:val="0"/>
          <w:numId w:val="36"/>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pt-BR"/>
        </w:rPr>
      </w:pPr>
      <w:r w:rsidRPr="32148187" w:rsidR="7A0A50C4">
        <w:rPr>
          <w:rFonts w:ascii="Aptos" w:hAnsi="Aptos" w:eastAsia="Aptos" w:cs="Aptos"/>
          <w:noProof w:val="0"/>
          <w:sz w:val="24"/>
          <w:szCs w:val="24"/>
          <w:lang w:val="pt-BR"/>
        </w:rPr>
        <w:t>Compreender o que é mediação de leitura</w:t>
      </w:r>
      <w:r w:rsidRPr="32148187" w:rsidR="7D5FDB5E">
        <w:rPr>
          <w:rFonts w:ascii="Aptos" w:hAnsi="Aptos" w:eastAsia="Aptos" w:cs="Aptos"/>
          <w:noProof w:val="0"/>
          <w:sz w:val="24"/>
          <w:szCs w:val="24"/>
          <w:lang w:val="pt-BR"/>
        </w:rPr>
        <w:t xml:space="preserve"> e</w:t>
      </w:r>
      <w:r w:rsidRPr="32148187" w:rsidR="7A0A50C4">
        <w:rPr>
          <w:rFonts w:ascii="Aptos" w:hAnsi="Aptos" w:eastAsia="Aptos" w:cs="Aptos"/>
          <w:noProof w:val="0"/>
          <w:sz w:val="24"/>
          <w:szCs w:val="24"/>
          <w:lang w:val="pt-BR"/>
        </w:rPr>
        <w:t xml:space="preserve"> reconhecer sua importância na </w:t>
      </w:r>
      <w:r w:rsidRPr="32148187" w:rsidR="6645A56E">
        <w:rPr>
          <w:rFonts w:ascii="Aptos" w:hAnsi="Aptos" w:eastAsia="Aptos" w:cs="Aptos"/>
          <w:noProof w:val="0"/>
          <w:sz w:val="24"/>
          <w:szCs w:val="24"/>
          <w:lang w:val="pt-BR"/>
        </w:rPr>
        <w:t>P</w:t>
      </w:r>
      <w:r w:rsidRPr="32148187" w:rsidR="7A0A50C4">
        <w:rPr>
          <w:rFonts w:ascii="Aptos" w:hAnsi="Aptos" w:eastAsia="Aptos" w:cs="Aptos"/>
          <w:noProof w:val="0"/>
          <w:sz w:val="24"/>
          <w:szCs w:val="24"/>
          <w:lang w:val="pt-BR"/>
        </w:rPr>
        <w:t xml:space="preserve">rimeira </w:t>
      </w:r>
      <w:r w:rsidRPr="32148187" w:rsidR="79B2058E">
        <w:rPr>
          <w:rFonts w:ascii="Aptos" w:hAnsi="Aptos" w:eastAsia="Aptos" w:cs="Aptos"/>
          <w:noProof w:val="0"/>
          <w:sz w:val="24"/>
          <w:szCs w:val="24"/>
          <w:lang w:val="pt-BR"/>
        </w:rPr>
        <w:t>I</w:t>
      </w:r>
      <w:r w:rsidRPr="32148187" w:rsidR="7A0A50C4">
        <w:rPr>
          <w:rFonts w:ascii="Aptos" w:hAnsi="Aptos" w:eastAsia="Aptos" w:cs="Aptos"/>
          <w:noProof w:val="0"/>
          <w:sz w:val="24"/>
          <w:szCs w:val="24"/>
          <w:lang w:val="pt-BR"/>
        </w:rPr>
        <w:t xml:space="preserve">nfância. </w:t>
      </w:r>
    </w:p>
    <w:p w:rsidR="00D148F8" w:rsidP="32148187" w:rsidRDefault="00D148F8" w14:paraId="3FBE3919" w14:textId="23737E2E">
      <w:pPr>
        <w:pStyle w:val="PargrafodaLista"/>
        <w:numPr>
          <w:ilvl w:val="0"/>
          <w:numId w:val="36"/>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pt-BR"/>
        </w:rPr>
      </w:pPr>
      <w:r w:rsidRPr="32148187" w:rsidR="616B150F">
        <w:rPr>
          <w:rFonts w:ascii="Aptos" w:hAnsi="Aptos" w:eastAsia="Aptos" w:cs="Aptos"/>
          <w:noProof w:val="0"/>
          <w:sz w:val="24"/>
          <w:szCs w:val="24"/>
          <w:lang w:val="pt-BR"/>
        </w:rPr>
        <w:t>Identificar</w:t>
      </w:r>
      <w:r w:rsidRPr="32148187" w:rsidR="7A0A50C4">
        <w:rPr>
          <w:rFonts w:ascii="Aptos" w:hAnsi="Aptos" w:eastAsia="Aptos" w:cs="Aptos"/>
          <w:noProof w:val="0"/>
          <w:sz w:val="24"/>
          <w:szCs w:val="24"/>
          <w:lang w:val="pt-BR"/>
        </w:rPr>
        <w:t xml:space="preserve"> critérios para a escolha de livros destinados à </w:t>
      </w:r>
      <w:r w:rsidRPr="32148187" w:rsidR="4634107C">
        <w:rPr>
          <w:rFonts w:ascii="Aptos" w:hAnsi="Aptos" w:eastAsia="Aptos" w:cs="Aptos"/>
          <w:noProof w:val="0"/>
          <w:sz w:val="24"/>
          <w:szCs w:val="24"/>
          <w:lang w:val="pt-BR"/>
        </w:rPr>
        <w:t>P</w:t>
      </w:r>
      <w:r w:rsidRPr="32148187" w:rsidR="7A0A50C4">
        <w:rPr>
          <w:rFonts w:ascii="Aptos" w:hAnsi="Aptos" w:eastAsia="Aptos" w:cs="Aptos"/>
          <w:noProof w:val="0"/>
          <w:sz w:val="24"/>
          <w:szCs w:val="24"/>
          <w:lang w:val="pt-BR"/>
        </w:rPr>
        <w:t xml:space="preserve">rimeira </w:t>
      </w:r>
      <w:r w:rsidRPr="32148187" w:rsidR="443D7E80">
        <w:rPr>
          <w:rFonts w:ascii="Aptos" w:hAnsi="Aptos" w:eastAsia="Aptos" w:cs="Aptos"/>
          <w:noProof w:val="0"/>
          <w:sz w:val="24"/>
          <w:szCs w:val="24"/>
          <w:lang w:val="pt-BR"/>
        </w:rPr>
        <w:t>I</w:t>
      </w:r>
      <w:r w:rsidRPr="32148187" w:rsidR="7A0A50C4">
        <w:rPr>
          <w:rFonts w:ascii="Aptos" w:hAnsi="Aptos" w:eastAsia="Aptos" w:cs="Aptos"/>
          <w:noProof w:val="0"/>
          <w:sz w:val="24"/>
          <w:szCs w:val="24"/>
          <w:lang w:val="pt-BR"/>
        </w:rPr>
        <w:t xml:space="preserve">nfância, valorizando a bibliodiversidade, a representatividade e a diversidade de experiências de leitura. </w:t>
      </w:r>
    </w:p>
    <w:p w:rsidR="00D148F8" w:rsidP="32148187" w:rsidRDefault="00D148F8" w14:paraId="593DE3FD" w14:textId="69CAB9C3">
      <w:pPr>
        <w:pStyle w:val="PargrafodaLista"/>
        <w:numPr>
          <w:ilvl w:val="0"/>
          <w:numId w:val="36"/>
        </w:numPr>
        <w:suppressLineNumbers w:val="0"/>
        <w:bidi w:val="0"/>
        <w:spacing w:before="0" w:beforeAutospacing="off" w:after="0" w:afterAutospacing="off" w:line="278" w:lineRule="auto"/>
        <w:ind w:left="720" w:right="0" w:hanging="360"/>
        <w:jc w:val="left"/>
        <w:rPr>
          <w:rFonts w:ascii="Aptos" w:hAnsi="Aptos" w:eastAsia="Aptos" w:cs="Aptos"/>
          <w:noProof w:val="0"/>
          <w:sz w:val="24"/>
          <w:szCs w:val="24"/>
          <w:lang w:val="pt-BR"/>
        </w:rPr>
      </w:pPr>
      <w:r w:rsidRPr="32148187" w:rsidR="7A0A50C4">
        <w:rPr>
          <w:rFonts w:ascii="Aptos" w:hAnsi="Aptos" w:eastAsia="Aptos" w:cs="Aptos"/>
          <w:noProof w:val="0"/>
          <w:sz w:val="24"/>
          <w:szCs w:val="24"/>
          <w:lang w:val="pt-BR"/>
        </w:rPr>
        <w:t xml:space="preserve">Refletir sobre o papel da pessoa mediadora de leitura como integrante das redes de cuidado da </w:t>
      </w:r>
      <w:r w:rsidRPr="32148187" w:rsidR="1D26FDC2">
        <w:rPr>
          <w:rFonts w:ascii="Aptos" w:hAnsi="Aptos" w:eastAsia="Aptos" w:cs="Aptos"/>
          <w:noProof w:val="0"/>
          <w:sz w:val="24"/>
          <w:szCs w:val="24"/>
          <w:lang w:val="pt-BR"/>
        </w:rPr>
        <w:t>P</w:t>
      </w:r>
      <w:r w:rsidRPr="32148187" w:rsidR="7A0A50C4">
        <w:rPr>
          <w:rFonts w:ascii="Aptos" w:hAnsi="Aptos" w:eastAsia="Aptos" w:cs="Aptos"/>
          <w:noProof w:val="0"/>
          <w:sz w:val="24"/>
          <w:szCs w:val="24"/>
          <w:lang w:val="pt-BR"/>
        </w:rPr>
        <w:t xml:space="preserve">rimeira </w:t>
      </w:r>
      <w:r w:rsidRPr="32148187" w:rsidR="4CB52C92">
        <w:rPr>
          <w:rFonts w:ascii="Aptos" w:hAnsi="Aptos" w:eastAsia="Aptos" w:cs="Aptos"/>
          <w:noProof w:val="0"/>
          <w:sz w:val="24"/>
          <w:szCs w:val="24"/>
          <w:lang w:val="pt-BR"/>
        </w:rPr>
        <w:t>I</w:t>
      </w:r>
      <w:r w:rsidRPr="32148187" w:rsidR="7A0A50C4">
        <w:rPr>
          <w:rFonts w:ascii="Aptos" w:hAnsi="Aptos" w:eastAsia="Aptos" w:cs="Aptos"/>
          <w:noProof w:val="0"/>
          <w:sz w:val="24"/>
          <w:szCs w:val="24"/>
          <w:lang w:val="pt-BR"/>
        </w:rPr>
        <w:t>nfância, reconhecendo a importância do cuidado com as crianças, com as famílias, com o coletivo e consigo mesma.</w:t>
      </w:r>
    </w:p>
    <w:p w:rsidR="00D148F8" w:rsidP="00906A1F" w:rsidRDefault="00D148F8" w14:paraId="106D5741" w14:textId="437E25B1">
      <w:pPr>
        <w:rPr>
          <w:b w:val="1"/>
          <w:bCs w:val="1"/>
        </w:rPr>
      </w:pPr>
    </w:p>
    <w:p w:rsidR="0C298466" w:rsidP="0C298466" w:rsidRDefault="0C298466" w14:paraId="3EC69830" w14:textId="077134A7">
      <w:pPr>
        <w:rPr>
          <w:b w:val="1"/>
          <w:bCs w:val="1"/>
          <w:sz w:val="32"/>
          <w:szCs w:val="32"/>
        </w:rPr>
      </w:pPr>
    </w:p>
    <w:p w:rsidR="001D54A2" w:rsidP="3326BC72" w:rsidRDefault="001D54A2" w14:paraId="4BCF491C" w14:textId="1302528A">
      <w:pPr>
        <w:pStyle w:val="Normal"/>
        <w:suppressLineNumbers w:val="0"/>
        <w:bidi w:val="0"/>
        <w:spacing w:before="0" w:beforeAutospacing="off" w:after="160" w:afterAutospacing="off" w:line="278" w:lineRule="auto"/>
        <w:ind w:left="0" w:right="0"/>
        <w:jc w:val="left"/>
      </w:pPr>
      <w:r w:rsidRPr="3326BC72" w:rsidR="00564F62">
        <w:rPr>
          <w:b w:val="1"/>
          <w:bCs w:val="1"/>
          <w:sz w:val="32"/>
          <w:szCs w:val="32"/>
        </w:rPr>
        <w:t>PARTE</w:t>
      </w:r>
      <w:r w:rsidRPr="3326BC72" w:rsidR="0C0913B9">
        <w:rPr>
          <w:b w:val="1"/>
          <w:bCs w:val="1"/>
          <w:sz w:val="32"/>
          <w:szCs w:val="32"/>
        </w:rPr>
        <w:t xml:space="preserve"> 1</w:t>
      </w:r>
      <w:r w:rsidRPr="3326BC72" w:rsidR="00564F62">
        <w:rPr>
          <w:b w:val="1"/>
          <w:bCs w:val="1"/>
          <w:sz w:val="32"/>
          <w:szCs w:val="32"/>
        </w:rPr>
        <w:t> – PRIMEIROS ENCONTROS COM A LEITURA </w:t>
      </w:r>
    </w:p>
    <w:p w:rsidR="3326BC72" w:rsidP="3326BC72" w:rsidRDefault="3326BC72" w14:paraId="05BD2788" w14:textId="67BB45EE">
      <w:pPr>
        <w:pStyle w:val="Normal"/>
        <w:suppressLineNumbers w:val="0"/>
        <w:bidi w:val="0"/>
        <w:spacing w:before="0" w:beforeAutospacing="off" w:after="160" w:afterAutospacing="off" w:line="278" w:lineRule="auto"/>
        <w:ind w:left="0" w:right="0"/>
        <w:jc w:val="left"/>
        <w:rPr>
          <w:b w:val="1"/>
          <w:bCs w:val="1"/>
          <w:sz w:val="32"/>
          <w:szCs w:val="32"/>
        </w:rPr>
      </w:pPr>
    </w:p>
    <w:p w:rsidR="3326BC72" w:rsidP="3326BC72" w:rsidRDefault="3326BC72" w14:paraId="5A94653B" w14:textId="7B5500F0">
      <w:pPr>
        <w:rPr>
          <w:b w:val="1"/>
          <w:bCs w:val="1"/>
        </w:rPr>
      </w:pPr>
    </w:p>
    <w:p w:rsidRPr="008B4608" w:rsidR="00126E24" w:rsidRDefault="00E44906" w14:paraId="1E31EA88" w14:textId="77777777">
      <w:pPr>
        <w:rPr>
          <w:b/>
          <w:bCs/>
          <w:sz w:val="32"/>
          <w:szCs w:val="32"/>
        </w:rPr>
      </w:pPr>
      <w:r w:rsidRPr="008B4608">
        <w:rPr>
          <w:b/>
          <w:bCs/>
          <w:sz w:val="32"/>
          <w:szCs w:val="32"/>
        </w:rPr>
        <w:t>[CARD LIÇÃO 1</w:t>
      </w:r>
      <w:r w:rsidRPr="008B4608" w:rsidR="00AF388F">
        <w:rPr>
          <w:b/>
          <w:bCs/>
          <w:sz w:val="32"/>
          <w:szCs w:val="32"/>
        </w:rPr>
        <w:t xml:space="preserve">] </w:t>
      </w:r>
    </w:p>
    <w:p w:rsidRPr="008B4608" w:rsidR="00564F62" w:rsidRDefault="00126E24" w14:paraId="5B354121" w14:textId="598BA35D">
      <w:pPr>
        <w:rPr>
          <w:b w:val="1"/>
          <w:bCs w:val="1"/>
          <w:sz w:val="32"/>
          <w:szCs w:val="32"/>
        </w:rPr>
      </w:pPr>
      <w:r w:rsidRPr="3326BC72" w:rsidR="00126E24">
        <w:rPr>
          <w:b w:val="1"/>
          <w:bCs w:val="1"/>
          <w:sz w:val="32"/>
          <w:szCs w:val="32"/>
        </w:rPr>
        <w:t>Título:</w:t>
      </w:r>
      <w:r w:rsidRPr="3326BC72" w:rsidR="00126E24">
        <w:rPr>
          <w:b w:val="1"/>
          <w:bCs w:val="1"/>
          <w:color w:val="auto"/>
          <w:sz w:val="32"/>
          <w:szCs w:val="32"/>
        </w:rPr>
        <w:t xml:space="preserve"> </w:t>
      </w:r>
      <w:r w:rsidRPr="3326BC72" w:rsidR="00F76C4A">
        <w:rPr>
          <w:b w:val="1"/>
          <w:bCs w:val="1"/>
          <w:color w:val="auto"/>
          <w:sz w:val="32"/>
          <w:szCs w:val="32"/>
        </w:rPr>
        <w:t xml:space="preserve">O </w:t>
      </w:r>
      <w:r w:rsidRPr="3326BC72" w:rsidR="00E65ACB">
        <w:rPr>
          <w:b w:val="1"/>
          <w:bCs w:val="1"/>
          <w:color w:val="auto"/>
          <w:sz w:val="32"/>
          <w:szCs w:val="32"/>
        </w:rPr>
        <w:t>B</w:t>
      </w:r>
      <w:r w:rsidRPr="3326BC72" w:rsidR="00F76C4A">
        <w:rPr>
          <w:b w:val="1"/>
          <w:bCs w:val="1"/>
          <w:color w:val="auto"/>
          <w:sz w:val="32"/>
          <w:szCs w:val="32"/>
        </w:rPr>
        <w:t xml:space="preserve">ebê e a </w:t>
      </w:r>
      <w:r w:rsidRPr="3326BC72" w:rsidR="00E65ACB">
        <w:rPr>
          <w:b w:val="1"/>
          <w:bCs w:val="1"/>
          <w:color w:val="auto"/>
          <w:sz w:val="32"/>
          <w:szCs w:val="32"/>
        </w:rPr>
        <w:t>L</w:t>
      </w:r>
      <w:r w:rsidRPr="3326BC72" w:rsidR="00F76C4A">
        <w:rPr>
          <w:b w:val="1"/>
          <w:bCs w:val="1"/>
          <w:color w:val="auto"/>
          <w:sz w:val="32"/>
          <w:szCs w:val="32"/>
        </w:rPr>
        <w:t>inguagem</w:t>
      </w:r>
    </w:p>
    <w:p w:rsidR="005E29B6" w:rsidP="00D14D9B" w:rsidRDefault="005E29B6" w14:paraId="15F618A8" w14:textId="77777777">
      <w:pPr>
        <w:rPr>
          <w:b/>
          <w:bCs/>
        </w:rPr>
      </w:pPr>
    </w:p>
    <w:p w:rsidR="0096533B" w:rsidP="00D14D9B" w:rsidRDefault="005E29B6" w14:paraId="72881238" w14:textId="776B3050">
      <w:pPr>
        <w:rPr>
          <w:b/>
          <w:bCs/>
        </w:rPr>
      </w:pPr>
      <w:r>
        <w:rPr>
          <w:b/>
          <w:bCs/>
        </w:rPr>
        <w:t xml:space="preserve">&gt; </w:t>
      </w:r>
      <w:r w:rsidR="00617F88">
        <w:rPr>
          <w:b/>
          <w:bCs/>
        </w:rPr>
        <w:t>INÍCIO</w:t>
      </w:r>
      <w:r>
        <w:rPr>
          <w:b/>
          <w:bCs/>
        </w:rPr>
        <w:t xml:space="preserve"> </w:t>
      </w:r>
      <w:r w:rsidR="00915206">
        <w:rPr>
          <w:b/>
          <w:bCs/>
        </w:rPr>
        <w:t>DA</w:t>
      </w:r>
      <w:r w:rsidR="0017071F">
        <w:rPr>
          <w:b/>
          <w:bCs/>
        </w:rPr>
        <w:t xml:space="preserve"> LIÇÃO 1</w:t>
      </w:r>
    </w:p>
    <w:p w:rsidR="00A63A0B" w:rsidP="00D14D9B" w:rsidRDefault="008B4608" w14:paraId="5AEBDCB4" w14:textId="77777777">
      <w:pPr>
        <w:rPr>
          <w:b/>
          <w:bCs/>
          <w:sz w:val="28"/>
          <w:szCs w:val="28"/>
          <w:highlight w:val="lightGray"/>
        </w:rPr>
      </w:pPr>
      <w:r>
        <w:rPr>
          <w:b/>
          <w:bCs/>
          <w:sz w:val="28"/>
          <w:szCs w:val="28"/>
          <w:highlight w:val="lightGray"/>
        </w:rPr>
        <w:t>[</w:t>
      </w:r>
      <w:r w:rsidRPr="008B4608" w:rsidR="00CA2B67">
        <w:rPr>
          <w:b/>
          <w:bCs/>
          <w:sz w:val="28"/>
          <w:szCs w:val="28"/>
          <w:highlight w:val="lightGray"/>
        </w:rPr>
        <w:t xml:space="preserve">LIÇÃO </w:t>
      </w:r>
      <w:r w:rsidRPr="008B4608" w:rsidR="008072A8">
        <w:rPr>
          <w:b/>
          <w:bCs/>
          <w:sz w:val="28"/>
          <w:szCs w:val="28"/>
          <w:highlight w:val="lightGray"/>
        </w:rPr>
        <w:t xml:space="preserve">1 &gt; </w:t>
      </w:r>
      <w:r w:rsidRPr="008B4608" w:rsidR="003A3370">
        <w:rPr>
          <w:b/>
          <w:bCs/>
          <w:sz w:val="28"/>
          <w:szCs w:val="28"/>
          <w:highlight w:val="lightGray"/>
        </w:rPr>
        <w:t>PÁGINA</w:t>
      </w:r>
      <w:r w:rsidRPr="008B4608" w:rsidR="00A4641D">
        <w:rPr>
          <w:b/>
          <w:bCs/>
          <w:sz w:val="28"/>
          <w:szCs w:val="28"/>
          <w:highlight w:val="lightGray"/>
        </w:rPr>
        <w:t xml:space="preserve"> </w:t>
      </w:r>
      <w:r w:rsidRPr="008B4608" w:rsidR="008072A8">
        <w:rPr>
          <w:b/>
          <w:bCs/>
          <w:sz w:val="28"/>
          <w:szCs w:val="28"/>
          <w:highlight w:val="lightGray"/>
        </w:rPr>
        <w:t>1</w:t>
      </w:r>
      <w:r w:rsidR="00A63A0B">
        <w:rPr>
          <w:b/>
          <w:bCs/>
          <w:sz w:val="28"/>
          <w:szCs w:val="28"/>
          <w:highlight w:val="lightGray"/>
        </w:rPr>
        <w:t>]</w:t>
      </w:r>
      <w:r w:rsidRPr="008B4608" w:rsidR="008072A8">
        <w:rPr>
          <w:b/>
          <w:bCs/>
          <w:sz w:val="28"/>
          <w:szCs w:val="28"/>
          <w:highlight w:val="lightGray"/>
        </w:rPr>
        <w:t xml:space="preserve"> </w:t>
      </w:r>
      <w:r w:rsidRPr="008B4608" w:rsidR="002E1A06">
        <w:rPr>
          <w:b/>
          <w:bCs/>
          <w:sz w:val="28"/>
          <w:szCs w:val="28"/>
          <w:highlight w:val="lightGray"/>
        </w:rPr>
        <w:t xml:space="preserve"> </w:t>
      </w:r>
    </w:p>
    <w:p w:rsidRPr="008B4608" w:rsidR="00126E24" w:rsidP="3326BC72" w:rsidRDefault="00C9647A" w14:paraId="107DB806" w14:textId="1C2F4AD9">
      <w:pPr>
        <w:pStyle w:val="Normal"/>
        <w:rPr>
          <w:rFonts w:ascii="Aptos" w:hAnsi="Aptos" w:eastAsia="Aptos" w:cs="Aptos"/>
          <w:noProof w:val="0"/>
          <w:sz w:val="28"/>
          <w:szCs w:val="28"/>
          <w:highlight w:val="magenta"/>
          <w:lang w:val="pt-BR"/>
        </w:rPr>
      </w:pPr>
      <w:r w:rsidRPr="32148187" w:rsidR="00C9647A">
        <w:rPr>
          <w:b w:val="1"/>
          <w:bCs w:val="1"/>
          <w:sz w:val="28"/>
          <w:szCs w:val="28"/>
          <w:highlight w:val="magenta"/>
        </w:rPr>
        <w:t>TÍTULO</w:t>
      </w:r>
      <w:r w:rsidRPr="32148187" w:rsidR="00C9647A">
        <w:rPr>
          <w:b w:val="1"/>
          <w:bCs w:val="1"/>
          <w:sz w:val="28"/>
          <w:szCs w:val="28"/>
          <w:highlight w:val="magenta"/>
        </w:rPr>
        <w:t xml:space="preserve">: </w:t>
      </w:r>
      <w:r w:rsidRPr="32148187" w:rsidR="446AAABE">
        <w:rPr>
          <w:rFonts w:ascii="Aptos" w:hAnsi="Aptos" w:eastAsia="Aptos" w:cs="Aptos"/>
          <w:b w:val="1"/>
          <w:bCs w:val="1"/>
          <w:noProof w:val="0"/>
          <w:sz w:val="28"/>
          <w:szCs w:val="28"/>
          <w:highlight w:val="magenta"/>
          <w:lang w:val="pt-BR"/>
        </w:rPr>
        <w:t>Quando começamos a ler?</w:t>
      </w:r>
    </w:p>
    <w:p w:rsidR="00BB1A02" w:rsidP="00C04EF9" w:rsidRDefault="00BB1A02" w14:paraId="2467E569" w14:noSpellErr="1" w14:textId="6B364027">
      <w:r w:rsidRPr="3326BC72" w:rsidR="00BB1A02">
        <w:rPr>
          <w:highlight w:val="green"/>
        </w:rPr>
        <w:t>[Inserir imagem]</w:t>
      </w:r>
    </w:p>
    <w:p w:rsidR="00BB1A02" w:rsidP="00C04EF9" w:rsidRDefault="00BB1A02" w14:paraId="7E07B4C3" w14:textId="2D4466BF">
      <w:r>
        <w:rPr>
          <w:noProof/>
        </w:rPr>
        <w:drawing>
          <wp:inline distT="0" distB="0" distL="0" distR="0" wp14:anchorId="342688A7" wp14:editId="600B2395">
            <wp:extent cx="4791744" cy="4820323"/>
            <wp:effectExtent l="0" t="0" r="8890" b="0"/>
            <wp:docPr id="689946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6096" name="Imagem 689946096"/>
                    <pic:cNvPicPr/>
                  </pic:nvPicPr>
                  <pic:blipFill>
                    <a:blip r:embed="rId6">
                      <a:extLst>
                        <a:ext uri="{28A0092B-C50C-407E-A947-70E740481C1C}">
                          <a14:useLocalDpi xmlns:a14="http://schemas.microsoft.com/office/drawing/2010/main" val="0"/>
                        </a:ext>
                      </a:extLst>
                    </a:blip>
                    <a:stretch>
                      <a:fillRect/>
                    </a:stretch>
                  </pic:blipFill>
                  <pic:spPr>
                    <a:xfrm>
                      <a:off x="0" y="0"/>
                      <a:ext cx="4791744" cy="4820323"/>
                    </a:xfrm>
                    <a:prstGeom prst="rect">
                      <a:avLst/>
                    </a:prstGeom>
                  </pic:spPr>
                </pic:pic>
              </a:graphicData>
            </a:graphic>
          </wp:inline>
        </w:drawing>
      </w:r>
    </w:p>
    <w:p w:rsidRPr="000A40BD" w:rsidR="000A40BD" w:rsidP="00C04EF9" w:rsidRDefault="000A40BD" w14:paraId="46712299" w14:textId="51DD5626">
      <w:r w:rsidRPr="000A40BD">
        <w:t>Link para imagem:</w:t>
      </w:r>
      <w:r w:rsidR="00787D58">
        <w:t xml:space="preserve"> </w:t>
      </w:r>
      <w:hyperlink w:history="1" r:id="rId7">
        <w:r w:rsidRPr="00787D58" w:rsidR="00787D58">
          <w:rPr>
            <w:rStyle w:val="Hyperlink"/>
          </w:rPr>
          <w:t>móduloII_parte1_lição1</w:t>
        </w:r>
      </w:hyperlink>
    </w:p>
    <w:p w:rsidR="000A40BD" w:rsidP="00C04EF9" w:rsidRDefault="00CD11CF" w14:paraId="5BD6385D" w14:textId="4EC3BE87">
      <w:r w:rsidRPr="3326BC72" w:rsidR="00CD11CF">
        <w:rPr>
          <w:highlight w:val="green"/>
        </w:rPr>
        <w:t xml:space="preserve">[Inserir créditos - </w:t>
      </w:r>
      <w:hyperlink r:id="R93783adcd7844041">
        <w:r w:rsidRPr="3326BC72" w:rsidR="003B37F5">
          <w:rPr>
            <w:rStyle w:val="Hyperlink"/>
            <w:highlight w:val="green"/>
          </w:rPr>
          <w:t>https://pipipum.com.br/tag/gravidez/</w:t>
        </w:r>
      </w:hyperlink>
      <w:r w:rsidRPr="3326BC72" w:rsidR="003B37F5">
        <w:rPr>
          <w:highlight w:val="green"/>
        </w:rPr>
        <w:t>]</w:t>
      </w:r>
      <w:r w:rsidR="003B37F5">
        <w:rPr/>
        <w:t xml:space="preserve"> </w:t>
      </w:r>
    </w:p>
    <w:p w:rsidR="077B876C" w:rsidRDefault="077B876C" w14:paraId="2FEC546A" w14:textId="03AF69B0">
      <w:r w:rsidR="077B876C">
        <w:rPr/>
        <w:t>[LEGENDA] Fonte:</w:t>
      </w:r>
      <w:r w:rsidR="16AE0902">
        <w:rPr/>
        <w:t xml:space="preserve"> </w:t>
      </w:r>
      <w:r w:rsidR="077B876C">
        <w:rPr/>
        <w:t>pipipum.com.br</w:t>
      </w:r>
    </w:p>
    <w:p w:rsidRPr="00D14D9B" w:rsidR="00AE34D2" w:rsidP="00C04EF9" w:rsidRDefault="00000000" w14:paraId="7D37C1BE" w14:textId="14065463">
      <w:r>
        <w:rPr/>
        <w:t xml:space="preserve">Pensar a leitura no período da </w:t>
      </w:r>
      <w:r w:rsidR="004847E1">
        <w:rPr/>
        <w:t>Primeira Infância</w:t>
      </w:r>
      <w:r>
        <w:rPr/>
        <w:t xml:space="preserve"> nos convida a ampliar o significado do que entendemos por “ler”. Se os bebês ainda não dominam a escrita, isso não significa que estejam fora das experiências leitoras. Desde muito cedo, os seres humanos interpretam sinais, constroem sentidos e estabelecem relações com o mundo ao seu redor. </w:t>
      </w:r>
    </w:p>
    <w:p w:rsidRPr="00D14D9B" w:rsidR="00AE34D2" w:rsidP="3326BC72" w:rsidRDefault="00000000" w14:paraId="19113EC7" w14:textId="41280635">
      <w:pPr>
        <w:rPr>
          <w:b w:val="1"/>
          <w:bCs w:val="1"/>
        </w:rPr>
      </w:pPr>
      <w:r w:rsidRPr="3326BC72" w:rsidR="46255F12">
        <w:rPr>
          <w:b w:val="1"/>
          <w:bCs w:val="1"/>
          <w:highlight w:val="cyan"/>
        </w:rPr>
        <w:t>[ABRIR BOX]</w:t>
      </w:r>
    </w:p>
    <w:p w:rsidRPr="00D14D9B" w:rsidR="00AE34D2" w:rsidP="00C04EF9" w:rsidRDefault="00000000" w14:paraId="5AB899F2" w14:textId="7B09C3FB">
      <w:r w:rsidRPr="3326BC72">
        <w:rPr>
          <w:b w:val="1"/>
          <w:bCs w:val="1"/>
        </w:rPr>
        <w:t>Diante disso, vale perguntar: em que momento começa, afinal, a trajetória de um leitor ou leitora?</w:t>
      </w:r>
      <w:r>
        <w:rPr/>
        <w:t> </w:t>
      </w:r>
    </w:p>
    <w:p w:rsidR="0096533B" w:rsidP="3326BC72" w:rsidRDefault="0096533B" w14:paraId="031AB01F" w14:textId="4274383C">
      <w:pPr>
        <w:rPr>
          <w:b w:val="1"/>
          <w:bCs w:val="1"/>
        </w:rPr>
      </w:pPr>
      <w:r w:rsidRPr="3326BC72" w:rsidR="692BBCDB">
        <w:rPr>
          <w:b w:val="1"/>
          <w:bCs w:val="1"/>
          <w:highlight w:val="cyan"/>
        </w:rPr>
        <w:t>[</w:t>
      </w:r>
      <w:r w:rsidRPr="3326BC72" w:rsidR="692BBCDB">
        <w:rPr>
          <w:b w:val="1"/>
          <w:bCs w:val="1"/>
          <w:highlight w:val="cyan"/>
        </w:rPr>
        <w:t>FERCHAR BOX]</w:t>
      </w:r>
    </w:p>
    <w:p w:rsidR="0096533B" w:rsidP="3326BC72" w:rsidRDefault="0096533B" w14:textId="77777777" w14:paraId="0AC7BBFB">
      <w:pPr>
        <w:rPr>
          <w:b w:val="1"/>
          <w:bCs w:val="1"/>
        </w:rPr>
      </w:pPr>
      <w:r w:rsidR="35CE9433">
        <w:rPr/>
        <w:t>Ainda durante a gestação,</w:t>
      </w:r>
      <w:r w:rsidR="35CE9433">
        <w:rPr/>
        <w:t xml:space="preserve"> o bebê inicia seu contato com o mundo por meio dos sons, dos ritmos e das vozes que o cercam. Como vimos no módulo anterior, entre o terceiro e o quinto mês de gestação o aparelho auditivo começa a se desenvolver, permitindo que o bebê perceba diferentes estímulos sonoros</w:t>
      </w:r>
      <w:r w:rsidR="35CE9433">
        <w:rPr/>
        <w:t>.</w:t>
      </w:r>
      <w:r w:rsidRPr="32148187" w:rsidR="35CE9433">
        <w:rPr>
          <w:b w:val="1"/>
          <w:bCs w:val="1"/>
        </w:rPr>
        <w:t xml:space="preserve"> </w:t>
      </w:r>
    </w:p>
    <w:p w:rsidR="0096533B" w:rsidP="3326BC72" w:rsidRDefault="0096533B" w14:paraId="14E6D48C" w14:textId="76E9700B">
      <w:pPr>
        <w:rPr>
          <w:b w:val="1"/>
          <w:bCs w:val="1"/>
        </w:rPr>
      </w:pPr>
      <w:r w:rsidRPr="3326BC72" w:rsidR="35CE9433">
        <w:rPr>
          <w:b w:val="1"/>
          <w:bCs w:val="1"/>
          <w:highlight w:val="cyan"/>
        </w:rPr>
        <w:t>[ABRIR BOX]</w:t>
      </w:r>
    </w:p>
    <w:p w:rsidR="0096533B" w:rsidP="00D14D9B" w:rsidRDefault="0096533B" w14:paraId="49E07107" w14:textId="6A16D985">
      <w:pPr/>
      <w:r w:rsidRPr="3326BC72" w:rsidR="35CE9433">
        <w:rPr>
          <w:b w:val="1"/>
          <w:bCs w:val="1"/>
        </w:rPr>
        <w:t>A voz da mãe, os batimentos do coração e as entonações da fala do pai compõem suas primeiras vivências sonoras e seus primeiros encontros com o universo da linguagem.</w:t>
      </w:r>
      <w:r w:rsidR="35CE9433">
        <w:rPr/>
        <w:t> </w:t>
      </w:r>
    </w:p>
    <w:p w:rsidR="0096533B" w:rsidP="3326BC72" w:rsidRDefault="0096533B" w14:paraId="1569330E" w14:textId="4274383C">
      <w:pPr>
        <w:rPr>
          <w:b w:val="1"/>
          <w:bCs w:val="1"/>
        </w:rPr>
      </w:pPr>
      <w:r w:rsidRPr="3326BC72" w:rsidR="35CE9433">
        <w:rPr>
          <w:b w:val="1"/>
          <w:bCs w:val="1"/>
          <w:highlight w:val="cyan"/>
        </w:rPr>
        <w:t>[</w:t>
      </w:r>
      <w:r w:rsidRPr="3326BC72" w:rsidR="35CE9433">
        <w:rPr>
          <w:b w:val="1"/>
          <w:bCs w:val="1"/>
          <w:highlight w:val="cyan"/>
        </w:rPr>
        <w:t>FERCHAR BOX]</w:t>
      </w:r>
    </w:p>
    <w:p w:rsidR="0096533B" w:rsidP="00D14D9B" w:rsidRDefault="0096533B" w14:paraId="6BBA66D1" w14:textId="23C58D03">
      <w:pPr>
        <w:rPr>
          <w:b w:val="1"/>
          <w:bCs w:val="1"/>
        </w:rPr>
      </w:pPr>
    </w:p>
    <w:p w:rsidR="00A63A0B" w:rsidP="00A63A0B" w:rsidRDefault="00A63A0B" w14:paraId="07228A05" w14:textId="5269C2C9">
      <w:pPr>
        <w:rPr>
          <w:b/>
          <w:bCs/>
          <w:sz w:val="28"/>
          <w:szCs w:val="28"/>
          <w:highlight w:val="lightGray"/>
        </w:rPr>
      </w:pPr>
      <w:r w:rsidRPr="3326BC72" w:rsidR="00A63A0B">
        <w:rPr>
          <w:b w:val="1"/>
          <w:bCs w:val="1"/>
          <w:sz w:val="28"/>
          <w:szCs w:val="28"/>
          <w:highlight w:val="lightGray"/>
        </w:rPr>
        <w:t>[</w:t>
      </w:r>
      <w:r w:rsidRPr="3326BC72" w:rsidR="00A63A0B">
        <w:rPr>
          <w:b w:val="1"/>
          <w:bCs w:val="1"/>
          <w:sz w:val="28"/>
          <w:szCs w:val="28"/>
          <w:highlight w:val="lightGray"/>
        </w:rPr>
        <w:t xml:space="preserve">LIÇÃO 1 &gt; PÁGINA </w:t>
      </w:r>
      <w:r w:rsidRPr="3326BC72" w:rsidR="00A63A0B">
        <w:rPr>
          <w:b w:val="1"/>
          <w:bCs w:val="1"/>
          <w:sz w:val="28"/>
          <w:szCs w:val="28"/>
          <w:highlight w:val="lightGray"/>
        </w:rPr>
        <w:t>2]</w:t>
      </w:r>
      <w:r w:rsidRPr="3326BC72" w:rsidR="00A63A0B">
        <w:rPr>
          <w:b w:val="1"/>
          <w:bCs w:val="1"/>
          <w:sz w:val="28"/>
          <w:szCs w:val="28"/>
          <w:highlight w:val="lightGray"/>
        </w:rPr>
        <w:t xml:space="preserve">  </w:t>
      </w:r>
    </w:p>
    <w:p w:rsidRPr="008B4608" w:rsidR="00A63A0B" w:rsidP="3326BC72" w:rsidRDefault="00A63A0B" w14:paraId="53158D20" w14:textId="7BED9160">
      <w:pPr>
        <w:pStyle w:val="Normal"/>
        <w:rPr>
          <w:b w:val="1"/>
          <w:bCs w:val="1"/>
          <w:sz w:val="28"/>
          <w:szCs w:val="28"/>
        </w:rPr>
      </w:pPr>
      <w:r w:rsidRPr="3326BC72" w:rsidR="00A63A0B">
        <w:rPr>
          <w:b w:val="1"/>
          <w:bCs w:val="1"/>
          <w:sz w:val="28"/>
          <w:szCs w:val="28"/>
          <w:highlight w:val="magenta"/>
        </w:rPr>
        <w:t>TÍTULO: Antes de nascer, o bebê já é um sujeito de linguagem</w:t>
      </w:r>
    </w:p>
    <w:p w:rsidRPr="00D14D9B" w:rsidR="00D14D9B" w:rsidP="3326BC72" w:rsidRDefault="00D14D9B" w14:paraId="396464D7" w14:textId="6B364027">
      <w:pPr>
        <w:rPr>
          <w:highlight w:val="magenta"/>
        </w:rPr>
      </w:pPr>
      <w:r w:rsidRPr="32148187" w:rsidR="573E3EFC">
        <w:rPr>
          <w:highlight w:val="magenta"/>
        </w:rPr>
        <w:t>[Inserir imagem]</w:t>
      </w:r>
    </w:p>
    <w:p w:rsidRPr="00D14D9B" w:rsidR="00D14D9B" w:rsidP="3326BC72" w:rsidRDefault="00D14D9B" w14:paraId="170CD6F2" w14:textId="34132D39">
      <w:pPr>
        <w:rPr>
          <w:highlight w:val="red"/>
        </w:rPr>
      </w:pPr>
      <w:r w:rsidR="573E3EFC">
        <w:drawing>
          <wp:inline wp14:editId="503D89BF" wp14:anchorId="28BFE5E7">
            <wp:extent cx="4810796" cy="4810796"/>
            <wp:effectExtent l="0" t="0" r="0" b="0"/>
            <wp:docPr id="192351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51585" name="Picture 192351585"/>
                    <pic:cNvPicPr/>
                  </pic:nvPicPr>
                  <pic:blipFill>
                    <a:blip xmlns:r="http://schemas.openxmlformats.org/officeDocument/2006/relationships" r:embed="rId1895697268">
                      <a:extLst>
                        <a:ext uri="{28A0092B-C50C-407E-A947-70E740481C1C}">
                          <a14:useLocalDpi xmlns:a14="http://schemas.microsoft.com/office/drawing/2010/main"/>
                        </a:ext>
                      </a:extLst>
                    </a:blip>
                    <a:stretch>
                      <a:fillRect/>
                    </a:stretch>
                  </pic:blipFill>
                  <pic:spPr>
                    <a:xfrm>
                      <a:off x="0" y="0"/>
                      <a:ext cx="4810796" cy="4810796"/>
                    </a:xfrm>
                    <a:prstGeom prst="rect">
                      <a:avLst/>
                    </a:prstGeom>
                  </pic:spPr>
                </pic:pic>
              </a:graphicData>
            </a:graphic>
          </wp:inline>
        </w:drawing>
      </w:r>
    </w:p>
    <w:p w:rsidRPr="00D14D9B" w:rsidR="00D14D9B" w:rsidP="3326BC72" w:rsidRDefault="00D14D9B" w14:paraId="21885CB7" w14:textId="2F4E5736">
      <w:pPr>
        <w:pStyle w:val="Normal"/>
      </w:pPr>
      <w:r w:rsidRPr="3326BC72" w:rsidR="573E3EFC">
        <w:rPr>
          <w:rFonts w:ascii="Aptos" w:hAnsi="Aptos" w:eastAsia="Aptos" w:cs="Aptos"/>
          <w:b w:val="0"/>
          <w:bCs w:val="0"/>
          <w:i w:val="0"/>
          <w:iCs w:val="0"/>
          <w:caps w:val="0"/>
          <w:smallCaps w:val="0"/>
          <w:noProof w:val="0"/>
          <w:color w:val="000000" w:themeColor="text1" w:themeTint="FF" w:themeShade="FF"/>
          <w:sz w:val="24"/>
          <w:szCs w:val="24"/>
          <w:lang w:val="pt-BR"/>
        </w:rPr>
        <w:t xml:space="preserve">Link para imagem: </w:t>
      </w:r>
      <w:hyperlink r:id="R2d42523e8ec14c21">
        <w:r w:rsidRPr="3326BC72" w:rsidR="573E3EFC">
          <w:rPr>
            <w:rStyle w:val="Hyperlink"/>
            <w:noProof w:val="0"/>
            <w:lang w:val="pt-BR"/>
          </w:rPr>
          <w:t>móduloII_parte1_lição1_2</w:t>
        </w:r>
      </w:hyperlink>
    </w:p>
    <w:p w:rsidRPr="00D14D9B" w:rsidR="00D14D9B" w:rsidP="3326BC72" w:rsidRDefault="00D14D9B" w14:paraId="57EC18FB" w14:textId="5B9372CF">
      <w:pPr>
        <w:pStyle w:val="Normal"/>
        <w:rPr>
          <w:highlight w:val="magenta"/>
        </w:rPr>
      </w:pPr>
      <w:r w:rsidRPr="32148187" w:rsidR="573E3EFC">
        <w:rPr>
          <w:highlight w:val="magenta"/>
        </w:rPr>
        <w:t>[LEGENDA] Fonte: pipipum.com.br</w:t>
      </w:r>
    </w:p>
    <w:p w:rsidRPr="00D14D9B" w:rsidR="00D14D9B" w:rsidP="3326BC72" w:rsidRDefault="00D14D9B" w14:paraId="48F32969" w14:textId="21DDE3D5">
      <w:pPr>
        <w:pStyle w:val="Normal"/>
      </w:pPr>
      <w:r w:rsidR="00D14D9B">
        <w:rPr/>
        <w:t>O pesquisador </w:t>
      </w:r>
      <w:r w:rsidR="00D14D9B">
        <w:rPr/>
        <w:t>Evélio</w:t>
      </w:r>
      <w:r w:rsidR="00D14D9B">
        <w:rPr/>
        <w:t> </w:t>
      </w:r>
      <w:r w:rsidR="00D14D9B">
        <w:rPr/>
        <w:t>Cabrejo</w:t>
      </w:r>
      <w:r w:rsidR="00D14D9B">
        <w:rPr/>
        <w:t>-Parra afirma que o bebê chega ao mundo como um “músico em estado puro”. Antes mesmo de compreender o significado das palavras, ele escuta a musicalidade da língua: suas pausas, repetições, intensidades, velocidades e diferentes modos de dizer. É nesse contato inicial com a voz e com os sons da linguagem que o bebê começa a alimentar sua bagagem linguística, familiarizando-se com ritmos, estruturas e formas de expressão que compõem a língua e iniciando sua inserção no universo simbólico e cultural. </w:t>
      </w:r>
    </w:p>
    <w:p w:rsidR="00D14D9B" w:rsidRDefault="00D14D9B" w14:paraId="6D9284BE" w14:textId="0330BD40">
      <w:r w:rsidRPr="3326BC72" w:rsidR="00D14D9B">
        <w:rPr>
          <w:b w:val="1"/>
          <w:bCs w:val="1"/>
        </w:rPr>
        <w:t>Por isso, falar, cantar, contar histórias, brincar com sons e compartilhar momentos de leitura não são práticas voltadas apenas para preparar uma criança para a alfabetização futura</w:t>
      </w:r>
      <w:r w:rsidR="00D14D9B">
        <w:rPr/>
        <w:t>. São oportunidades de construir vínculo, presença e pertencimento desde o início da vida. </w:t>
      </w:r>
    </w:p>
    <w:p w:rsidR="3326BC72" w:rsidP="3326BC72" w:rsidRDefault="3326BC72" w14:paraId="390B5DFE" w14:textId="0728047E">
      <w:pPr>
        <w:rPr>
          <w:b w:val="1"/>
          <w:bCs w:val="1"/>
        </w:rPr>
      </w:pPr>
    </w:p>
    <w:p w:rsidR="5C4BDF05" w:rsidP="3326BC72" w:rsidRDefault="5C4BDF05" w14:paraId="2E03384B" w14:textId="3A6D7B7E">
      <w:pPr>
        <w:pStyle w:val="Normal"/>
        <w:suppressLineNumbers w:val="0"/>
        <w:bidi w:val="0"/>
        <w:spacing w:before="0" w:beforeAutospacing="off" w:after="160" w:afterAutospacing="off" w:line="278" w:lineRule="auto"/>
        <w:ind w:left="0" w:right="0"/>
        <w:jc w:val="left"/>
        <w:rPr>
          <w:b w:val="1"/>
          <w:bCs w:val="1"/>
          <w:sz w:val="28"/>
          <w:szCs w:val="28"/>
          <w:highlight w:val="lightGray"/>
        </w:rPr>
      </w:pPr>
      <w:r w:rsidRPr="3326BC72" w:rsidR="5C4BDF05">
        <w:rPr>
          <w:b w:val="1"/>
          <w:bCs w:val="1"/>
          <w:sz w:val="28"/>
          <w:szCs w:val="28"/>
          <w:highlight w:val="lightGray"/>
        </w:rPr>
        <w:t>[</w:t>
      </w:r>
      <w:r w:rsidRPr="3326BC72" w:rsidR="5C4BDF05">
        <w:rPr>
          <w:b w:val="1"/>
          <w:bCs w:val="1"/>
          <w:sz w:val="28"/>
          <w:szCs w:val="28"/>
          <w:highlight w:val="lightGray"/>
        </w:rPr>
        <w:t>LIÇÃO 1 &gt; PÁGINA 3]</w:t>
      </w:r>
      <w:r w:rsidRPr="3326BC72" w:rsidR="5C4BDF05">
        <w:rPr>
          <w:b w:val="1"/>
          <w:bCs w:val="1"/>
          <w:sz w:val="28"/>
          <w:szCs w:val="28"/>
          <w:highlight w:val="lightGray"/>
        </w:rPr>
        <w:t xml:space="preserve">  </w:t>
      </w:r>
    </w:p>
    <w:p w:rsidR="5C4BDF05" w:rsidP="32148187" w:rsidRDefault="5C4BDF05" w14:paraId="71F176D8" w14:textId="2B5B3A13">
      <w:pPr>
        <w:pStyle w:val="Normal"/>
        <w:suppressLineNumbers w:val="0"/>
        <w:bidi w:val="0"/>
        <w:spacing w:before="0" w:beforeAutospacing="off" w:after="0" w:afterAutospacing="off" w:line="276" w:lineRule="auto"/>
        <w:ind w:left="0" w:right="0"/>
        <w:jc w:val="left"/>
        <w:rPr>
          <w:rFonts w:ascii="Aptos" w:hAnsi="Aptos" w:eastAsia="Aptos" w:cs="Aptos"/>
          <w:noProof w:val="0"/>
          <w:sz w:val="28"/>
          <w:szCs w:val="28"/>
          <w:highlight w:val="magenta"/>
          <w:lang w:val="pt-BR"/>
        </w:rPr>
      </w:pPr>
      <w:r w:rsidRPr="32148187" w:rsidR="5C4BDF05">
        <w:rPr>
          <w:b w:val="1"/>
          <w:bCs w:val="1"/>
          <w:sz w:val="28"/>
          <w:szCs w:val="28"/>
          <w:highlight w:val="magenta"/>
        </w:rPr>
        <w:t xml:space="preserve">TÍTULO: </w:t>
      </w:r>
      <w:r w:rsidRPr="32148187" w:rsidR="3D19C20A">
        <w:rPr>
          <w:rFonts w:ascii="Aptos" w:hAnsi="Aptos" w:eastAsia="Aptos" w:cs="Aptos"/>
          <w:b w:val="1"/>
          <w:bCs w:val="1"/>
          <w:i w:val="0"/>
          <w:iCs w:val="0"/>
          <w:caps w:val="0"/>
          <w:smallCaps w:val="0"/>
          <w:noProof w:val="0"/>
          <w:sz w:val="28"/>
          <w:szCs w:val="28"/>
          <w:highlight w:val="magenta"/>
          <w:lang w:val="pt-BR"/>
        </w:rPr>
        <w:t>ATIVIDADE | Primeiras leituras</w:t>
      </w:r>
    </w:p>
    <w:p w:rsidR="5C4BDF05" w:rsidP="32148187" w:rsidRDefault="5C4BDF05" w14:paraId="66A98851" w14:textId="02EF26AA">
      <w:pPr>
        <w:pStyle w:val="Normal"/>
        <w:suppressLineNumbers w:val="0"/>
        <w:bidi w:val="0"/>
        <w:spacing w:before="0" w:beforeAutospacing="off" w:after="160" w:afterAutospacing="off" w:line="278" w:lineRule="auto"/>
        <w:ind w:left="0" w:right="0"/>
        <w:jc w:val="left"/>
        <w:rPr>
          <w:b w:val="1"/>
          <w:bCs w:val="1"/>
          <w:sz w:val="28"/>
          <w:szCs w:val="28"/>
          <w:highlight w:val="magenta"/>
        </w:rPr>
      </w:pPr>
    </w:p>
    <w:p w:rsidR="00915206" w:rsidP="32148187" w:rsidRDefault="00915206" w14:paraId="5F6BE266" w14:textId="7936CD97">
      <w:pPr>
        <w:bidi w:val="0"/>
        <w:spacing w:before="0" w:beforeAutospacing="off" w:after="0" w:afterAutospacing="off" w:line="276"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Vimos que a leitura começa muito antes da alfabetização propriamente dita. O bebê, desde a gestação, já estabelece relações com o mundo por meio dos sons, das vozes e da linguagem que o cerca.</w:t>
      </w:r>
    </w:p>
    <w:p w:rsidR="00915206" w:rsidP="32148187" w:rsidRDefault="00915206" w14:paraId="29F9A2DE" w14:textId="50DF8AF0">
      <w:pPr>
        <w:bidi w:val="0"/>
        <w:spacing w:before="0" w:beforeAutospacing="off" w:after="0" w:afterAutospacing="off" w:line="276" w:lineRule="auto"/>
        <w:ind w:firstLine="0"/>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2F215CE6" w14:textId="542DD8BA">
      <w:pPr>
        <w:bidi w:val="0"/>
        <w:spacing w:before="0" w:beforeAutospacing="off" w:after="0" w:afterAutospacing="off" w:line="276" w:lineRule="auto"/>
        <w:ind w:firstLine="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highlight w:val="cyan"/>
          <w:lang w:val="pt-BR"/>
        </w:rPr>
        <w:t>[ABRIR BOX]</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w:t>
      </w:r>
    </w:p>
    <w:p w:rsidR="00915206" w:rsidP="32148187" w:rsidRDefault="00915206" w14:paraId="203CCAD4" w14:textId="53A57F2E">
      <w:pPr>
        <w:bidi w:val="0"/>
        <w:spacing w:before="0" w:beforeAutospacing="off" w:after="0" w:afterAutospacing="off" w:line="276" w:lineRule="auto"/>
        <w:ind w:firstLine="0"/>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3DD92F1E" w14:textId="4EB80FC1">
      <w:pPr>
        <w:bidi w:val="0"/>
        <w:spacing w:before="0" w:beforeAutospacing="off" w:after="0" w:afterAutospacing="off" w:line="276" w:lineRule="auto"/>
        <w:ind w:firstLine="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[ícone pen-to-square]</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w:t>
      </w: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Colocando em prática</w:t>
      </w:r>
    </w:p>
    <w:p w:rsidR="00915206" w:rsidP="32148187" w:rsidRDefault="00915206" w14:paraId="0A8AC48D" w14:textId="64DF92EA">
      <w:pPr>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Leia atentamente cada questão e selecione a alternativa que melhor representa as ideias apresentadas até agora. </w:t>
      </w:r>
    </w:p>
    <w:p w:rsidR="00915206" w:rsidP="32148187" w:rsidRDefault="00915206" w14:paraId="2E0E389B" w14:textId="7D95103D">
      <w:pPr>
        <w:bidi w:val="0"/>
        <w:spacing w:before="0" w:beforeAutospacing="off" w:after="0" w:afterAutospacing="off" w:line="276"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highlight w:val="cyan"/>
          <w:lang w:val="pt-BR"/>
        </w:rPr>
        <w:t>[FECHAR BOX]</w:t>
      </w:r>
    </w:p>
    <w:p w:rsidR="00915206" w:rsidP="32148187" w:rsidRDefault="00915206" w14:paraId="57D6B2AD" w14:textId="2DECFDC1">
      <w:pPr>
        <w:bidi w:val="0"/>
        <w:spacing w:before="0" w:beforeAutospacing="off" w:after="160" w:afterAutospacing="off" w:line="276" w:lineRule="auto"/>
        <w:ind w:left="0" w:right="0" w:hanging="0"/>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0388B741" w14:textId="38F85AB9">
      <w:pPr>
        <w:bidi w:val="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Questão 1</w:t>
      </w:r>
    </w:p>
    <w:p w:rsidR="00915206" w:rsidP="32148187" w:rsidRDefault="00915206" w14:paraId="07D97721" w14:textId="0B64003D">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Por que a voz das pessoas que convivem com o bebê é importante durante a gestação?</w:t>
      </w:r>
    </w:p>
    <w:p w:rsidR="00915206" w:rsidP="32148187" w:rsidRDefault="00915206" w14:paraId="1DB821A7" w14:textId="286A4597">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a) Porque ajuda o bebê a aprender a falar corretamente.</w:t>
      </w:r>
    </w:p>
    <w:p w:rsidR="00915206" w:rsidP="32148187" w:rsidRDefault="00915206" w14:paraId="5944A0F6" w14:textId="608FA65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b) </w:t>
      </w: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Porque oferece seus primeiros contatos com a linguagem por meio de sons, ritmos e entonações.</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[CORRETA]</w:t>
      </w:r>
    </w:p>
    <w:p w:rsidR="00915206" w:rsidP="32148187" w:rsidRDefault="00915206" w14:paraId="17CD0F42" w14:textId="4C23B7E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c) Porque faz o bebê memorizar palavras.</w:t>
      </w:r>
    </w:p>
    <w:p w:rsidR="00915206" w:rsidP="32148187" w:rsidRDefault="00915206" w14:paraId="4E703604" w14:textId="31CDE1A4">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d) Porque substitui a necessidade de leitura após o nascimento.</w:t>
      </w:r>
    </w:p>
    <w:p w:rsidR="00915206" w:rsidP="32148187" w:rsidRDefault="00915206" w14:paraId="7A504C11" w14:textId="4CEC3634">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correta</w:t>
      </w:r>
    </w:p>
    <w:p w:rsidR="00915206" w:rsidP="32148187" w:rsidRDefault="00915206" w14:paraId="7E2650D1" w14:textId="2BB14789">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Isso mesmo!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Antes de compreender o significado das palavras, o bebê já percebe ritmos, entonações e diferentes formas de falar. Esses primeiros contatos fazem parte de sua entrada no universo da linguagem.</w:t>
      </w:r>
    </w:p>
    <w:p w:rsidR="00915206" w:rsidP="32148187" w:rsidRDefault="00915206" w14:paraId="3ACDB38A" w14:textId="11D499F8">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incorreta</w:t>
      </w:r>
    </w:p>
    <w:p w:rsidR="00915206" w:rsidP="32148187" w:rsidRDefault="00915206" w14:paraId="00688071" w14:textId="47D0AC61">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Quase lá!</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 importância da voz não está em ensinar palavras ou substituir outras práticas, mas em proporcionar ao bebê seus primeiros contatos com a musicalidade e os sons da linguagem.</w:t>
      </w:r>
    </w:p>
    <w:p w:rsidR="00915206" w:rsidP="32148187" w:rsidRDefault="00915206" w14:paraId="0698CD07" w14:textId="06DDF5C1">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4A585504" w14:textId="09E68485">
      <w:pPr>
        <w:bidi w:val="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Questão 2</w:t>
      </w:r>
    </w:p>
    <w:p w:rsidR="00915206" w:rsidP="32148187" w:rsidRDefault="00915206" w14:paraId="0882B714" w14:textId="3721C319">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O que Evélio Cabrejo-Parra quer destacar ao afirmar que o bebê chega ao mundo como um "músico em estado puro"?</w:t>
      </w:r>
    </w:p>
    <w:p w:rsidR="00915206" w:rsidP="32148187" w:rsidRDefault="00915206" w14:paraId="6B4F23A5" w14:textId="7F231DDD">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a) Que todo bebê nasce com talento para cantar.</w:t>
      </w:r>
    </w:p>
    <w:p w:rsidR="00915206" w:rsidP="32148187" w:rsidRDefault="00915206" w14:paraId="04D287BC" w14:textId="57F44B43">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b) Que os bebês reconhecem instrumentos musicais antes de nascer.</w:t>
      </w:r>
    </w:p>
    <w:p w:rsidR="00915206" w:rsidP="32148187" w:rsidRDefault="00915206" w14:paraId="17129FD7" w14:textId="618EBF27">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c) </w:t>
      </w: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Que o bebê percebe a musicalidade da língua antes mesmo de compreender o significado das palavras.</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[CORRETA]</w:t>
      </w:r>
    </w:p>
    <w:p w:rsidR="00915206" w:rsidP="32148187" w:rsidRDefault="00915206" w14:paraId="119211DA" w14:textId="4AC4E457">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d) Que a música é mais importante do que a leitura na Primeira Infância.</w:t>
      </w:r>
    </w:p>
    <w:p w:rsidR="00915206" w:rsidP="32148187" w:rsidRDefault="00915206" w14:paraId="2BC73924" w14:textId="1F5FCD2D">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correta</w:t>
      </w:r>
    </w:p>
    <w:p w:rsidR="00915206" w:rsidP="32148187" w:rsidRDefault="00915206" w14:paraId="0CE1C3A9" w14:textId="153BFE64">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Isso mesmo!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 ideia destaca que o bebê primeiro entra em contato com a musicalidade da linguagem — seus ritmos, pausas e entonações — antes de compreender o significado das palavras.</w:t>
      </w:r>
    </w:p>
    <w:p w:rsidR="00915206" w:rsidP="32148187" w:rsidRDefault="00915206" w14:paraId="089596CE" w14:textId="37565C8B">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incorreta</w:t>
      </w:r>
    </w:p>
    <w:p w:rsidR="00915206" w:rsidP="32148187" w:rsidRDefault="00915206" w14:paraId="64545893" w14:textId="3F5D49AB">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Vale a pena retomar esse trecho da lição.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 expressão </w:t>
      </w:r>
      <w:r w:rsidRPr="32148187" w:rsidR="3D19C20A">
        <w:rPr>
          <w:rFonts w:ascii="Aptos" w:hAnsi="Aptos" w:eastAsia="Aptos" w:cs="Aptos"/>
          <w:b w:val="0"/>
          <w:bCs w:val="0"/>
          <w:i w:val="1"/>
          <w:iCs w:val="1"/>
          <w:caps w:val="0"/>
          <w:smallCaps w:val="0"/>
          <w:noProof w:val="0"/>
          <w:color w:val="000000" w:themeColor="text1" w:themeTint="FF" w:themeShade="FF"/>
          <w:sz w:val="24"/>
          <w:szCs w:val="24"/>
          <w:lang w:val="pt-BR"/>
        </w:rPr>
        <w:t>"músico em estado puro"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não significa que o bebê tenha um talento musical especial nem que a música seja mais importante do que a leitura. Ela destaca que, antes mesmo de compreender as palavras, o bebê percebe a musicalidade da linguagem – seus ritmos, pausas, entonações e diferentes modos de dizer.</w:t>
      </w:r>
    </w:p>
    <w:p w:rsidR="00915206" w:rsidP="32148187" w:rsidRDefault="00915206" w14:paraId="499A537C" w14:textId="14F0D4D9">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6C6F96B6" w14:textId="4232E8A8">
      <w:pPr>
        <w:bidi w:val="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Questão 3</w:t>
      </w:r>
    </w:p>
    <w:p w:rsidR="00915206" w:rsidP="32148187" w:rsidRDefault="00915206" w14:paraId="72BDB9E4" w14:textId="25ECE2C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Segundo a lição, falar, cantar, contar histórias e ler para o bebê são práticas importantes porque...</w:t>
      </w:r>
    </w:p>
    <w:p w:rsidR="00915206" w:rsidP="32148187" w:rsidRDefault="00915206" w14:paraId="7910618C" w14:textId="0B471030">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a) aceleram o processo de alfabetização.</w:t>
      </w:r>
    </w:p>
    <w:p w:rsidR="00915206" w:rsidP="32148187" w:rsidRDefault="00915206" w14:paraId="02B1A018" w14:textId="3FF0A103">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b) ensinam o bebê a reconhecer letras desde cedo.</w:t>
      </w:r>
    </w:p>
    <w:p w:rsidR="00915206" w:rsidP="32148187" w:rsidRDefault="00915206" w14:paraId="6E5A8DA1" w14:textId="43D2E382">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c) desenvolvem apenas a capacidade de falar.</w:t>
      </w:r>
    </w:p>
    <w:p w:rsidR="00915206" w:rsidP="32148187" w:rsidRDefault="00915206" w14:paraId="3BE67DC8" w14:textId="357BFDF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d) </w:t>
      </w: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fortalecem vínculos, promovem pertencimento e inserem o bebê no universo da linguagem desde o início da vida.</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[CORRETA]</w:t>
      </w:r>
    </w:p>
    <w:p w:rsidR="00915206" w:rsidP="32148187" w:rsidRDefault="00915206" w14:paraId="335A0B10" w14:textId="187A9F10">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correta</w:t>
      </w:r>
    </w:p>
    <w:p w:rsidR="00915206" w:rsidP="32148187" w:rsidRDefault="00915206" w14:paraId="391E6C80" w14:textId="3A86511F">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Isso mesmo! Essas práticas têm valor em si mesmas. Elas fortalecem os vínculos afetivos e favorecem a inserção do bebê no universo simbólico e cultural desde o começo da vida.</w:t>
      </w:r>
    </w:p>
    <w:p w:rsidR="00915206" w:rsidP="32148187" w:rsidRDefault="00915206" w14:paraId="70DFE8B5" w14:textId="6B5EDBC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incorreta</w:t>
      </w:r>
    </w:p>
    <w:p w:rsidR="00915206" w:rsidP="32148187" w:rsidRDefault="00915206" w14:paraId="376FE96E" w14:textId="5106103C">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Continue refletindo sobre essa ideia.</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 lição mostra que essas práticas não têm como objetivo principal antecipar a alfabetização, mas fortalecer os vínculos e favorecer a entrada do bebê no universo da linguagem desde o início da vida.</w:t>
      </w:r>
    </w:p>
    <w:p w:rsidR="00915206" w:rsidP="32148187" w:rsidRDefault="00915206" w14:paraId="67129BF2" w14:textId="65554418">
      <w:pPr>
        <w:bidi w:val="0"/>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p>
    <w:p w:rsidR="00915206" w:rsidP="32148187" w:rsidRDefault="00915206" w14:paraId="137FBCCE" w14:textId="2FF8B5CC">
      <w:pPr>
        <w:bidi w:val="0"/>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Questão 4</w:t>
      </w:r>
    </w:p>
    <w:p w:rsidR="00915206" w:rsidP="32148187" w:rsidRDefault="00915206" w14:paraId="428B9726" w14:textId="2D072727">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Para os bebês, ler significa:</w:t>
      </w:r>
    </w:p>
    <w:p w:rsidR="00915206" w:rsidP="32148187" w:rsidRDefault="00915206" w14:paraId="6928FF3A" w14:textId="51473DB0">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a) </w:t>
      </w: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Interpretar sinais, construir sentidos e estabelecer relações com o mundo ao seu redor.</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[CORRETA]</w:t>
      </w:r>
    </w:p>
    <w:p w:rsidR="00915206" w:rsidP="32148187" w:rsidRDefault="00915206" w14:paraId="0605D6C3" w14:textId="5E95678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b) Estar pronto para a alfabetização escolar.</w:t>
      </w:r>
    </w:p>
    <w:p w:rsidR="00915206" w:rsidP="32148187" w:rsidRDefault="00915206" w14:paraId="70157BA7" w14:textId="43FCBB67">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c) Conhecer as letras do alfabeto.</w:t>
      </w:r>
    </w:p>
    <w:p w:rsidR="00915206" w:rsidP="32148187" w:rsidRDefault="00915206" w14:paraId="2319D5B6" w14:textId="232E8072">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d) Conseguir compreender o significado de todas as palavras que escuta.</w:t>
      </w:r>
    </w:p>
    <w:p w:rsidR="00915206" w:rsidP="32148187" w:rsidRDefault="00915206" w14:paraId="325931FC" w14:textId="350E4544">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correta</w:t>
      </w:r>
    </w:p>
    <w:p w:rsidR="00915206" w:rsidP="32148187" w:rsidRDefault="00915206" w14:paraId="20DB88CC" w14:textId="55EE6670">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Isso mesmo!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A lição propõe uma compreensão ampliada da leitura. Antes mesmo de saber ler palavras, o bebê já interpreta sinais, constrói sentidos e estabelece relações com as pessoas e com o mundo que o cerca.</w:t>
      </w:r>
    </w:p>
    <w:p w:rsidR="00915206" w:rsidP="32148187" w:rsidRDefault="00915206" w14:paraId="0A76D890" w14:textId="34D06505">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Feedback – resposta incorreta</w:t>
      </w:r>
    </w:p>
    <w:p w:rsidR="00915206" w:rsidP="32148187" w:rsidRDefault="00915206" w14:paraId="10322BCF" w14:textId="2EB6F278">
      <w:pPr>
        <w:bidi w:val="0"/>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3D19C20A">
        <w:rPr>
          <w:rFonts w:ascii="Aptos" w:hAnsi="Aptos" w:eastAsia="Aptos" w:cs="Aptos"/>
          <w:b w:val="1"/>
          <w:bCs w:val="1"/>
          <w:i w:val="0"/>
          <w:iCs w:val="0"/>
          <w:caps w:val="0"/>
          <w:smallCaps w:val="0"/>
          <w:noProof w:val="0"/>
          <w:color w:val="000000" w:themeColor="text1" w:themeTint="FF" w:themeShade="FF"/>
          <w:sz w:val="24"/>
          <w:szCs w:val="24"/>
          <w:lang w:val="pt-BR"/>
        </w:rPr>
        <w:t>Vale a pena retomar o início da lição.</w:t>
      </w:r>
      <w:r w:rsidRPr="32148187" w:rsidR="3D19C20A">
        <w:rPr>
          <w:rFonts w:ascii="Aptos" w:hAnsi="Aptos" w:eastAsia="Aptos" w:cs="Aptos"/>
          <w:b w:val="0"/>
          <w:bCs w:val="0"/>
          <w:i w:val="0"/>
          <w:iCs w:val="0"/>
          <w:caps w:val="0"/>
          <w:smallCaps w:val="0"/>
          <w:noProof w:val="0"/>
          <w:color w:val="000000" w:themeColor="text1" w:themeTint="FF" w:themeShade="FF"/>
          <w:sz w:val="24"/>
          <w:szCs w:val="24"/>
          <w:lang w:val="pt-BR"/>
        </w:rPr>
        <w:t xml:space="preserve"> O texto mostra que a leitura não começa com a alfabetização nem com o reconhecimento das letras. Desde muito cedo, os bebês atribuem sentidos ao mundo por meio das relações que estabelecem, dos sons que escutam e das interações de que participam.</w:t>
      </w:r>
    </w:p>
    <w:p w:rsidR="00915206" w:rsidP="32148187" w:rsidRDefault="00915206" w14:paraId="2992937D" w14:textId="7DA03595">
      <w:pPr>
        <w:pStyle w:val="Normal"/>
        <w:suppressLineNumbers w:val="0"/>
        <w:bidi w:val="0"/>
        <w:spacing w:before="0" w:beforeAutospacing="off" w:after="160" w:afterAutospacing="off" w:line="278" w:lineRule="auto"/>
        <w:ind w:left="0" w:right="0"/>
        <w:jc w:val="left"/>
        <w:rPr>
          <w:b w:val="1"/>
          <w:bCs w:val="1"/>
        </w:rPr>
      </w:pPr>
      <w:r w:rsidRPr="32148187" w:rsidR="00915206">
        <w:rPr>
          <w:b w:val="1"/>
          <w:bCs w:val="1"/>
        </w:rPr>
        <w:t xml:space="preserve">&gt; </w:t>
      </w:r>
      <w:r w:rsidRPr="32148187" w:rsidR="00915206">
        <w:rPr>
          <w:b w:val="1"/>
          <w:bCs w:val="1"/>
        </w:rPr>
        <w:t>FIM</w:t>
      </w:r>
      <w:r w:rsidRPr="32148187" w:rsidR="00915206">
        <w:rPr>
          <w:b w:val="1"/>
          <w:bCs w:val="1"/>
        </w:rPr>
        <w:t xml:space="preserve"> DA LIÇÃO 1</w:t>
      </w:r>
    </w:p>
    <w:p w:rsidR="00915206" w:rsidRDefault="00915206" w14:paraId="0C47624B" w14:textId="77777777"/>
    <w:p w:rsidR="00732180" w:rsidRDefault="00732180" w14:paraId="40028425" w14:textId="77777777"/>
    <w:p w:rsidRPr="00B600B3" w:rsidR="00C96D01" w:rsidP="00C96D01" w:rsidRDefault="00C96D01" w14:paraId="16C6A9C6" w14:textId="0B3E6591">
      <w:pPr>
        <w:rPr>
          <w:b/>
          <w:bCs/>
          <w:sz w:val="32"/>
          <w:szCs w:val="32"/>
        </w:rPr>
      </w:pPr>
      <w:r w:rsidRPr="0A6D9698" w:rsidR="2450C2C6">
        <w:rPr>
          <w:b w:val="1"/>
          <w:bCs w:val="1"/>
          <w:sz w:val="32"/>
          <w:szCs w:val="32"/>
        </w:rPr>
        <w:t xml:space="preserve">[CARD FÓRUM 1] </w:t>
      </w:r>
    </w:p>
    <w:p w:rsidR="0A6D9698" w:rsidP="0A6D9698" w:rsidRDefault="0A6D9698" w14:paraId="15D4AFA6" w14:textId="36782FEB">
      <w:pPr>
        <w:pStyle w:val="Normal"/>
      </w:pPr>
      <w:r w:rsidRPr="3326BC72" w:rsidR="0A6D9698">
        <w:rPr>
          <w:b w:val="1"/>
          <w:bCs w:val="1"/>
          <w:sz w:val="32"/>
          <w:szCs w:val="32"/>
        </w:rPr>
        <w:t>Título</w:t>
      </w:r>
      <w:r w:rsidRPr="3326BC72" w:rsidR="0A6D9698">
        <w:rPr>
          <w:b w:val="1"/>
          <w:bCs w:val="1"/>
          <w:sz w:val="32"/>
          <w:szCs w:val="32"/>
        </w:rPr>
        <w:t xml:space="preserve">: </w:t>
      </w:r>
      <w:r w:rsidRPr="3326BC72" w:rsidR="0A6D9698">
        <w:rPr>
          <w:rFonts w:ascii="Aptos" w:hAnsi="Aptos" w:eastAsia="Aptos" w:cs="Aptos"/>
          <w:b w:val="1"/>
          <w:bCs w:val="1"/>
          <w:color w:val="auto"/>
          <w:sz w:val="32"/>
          <w:szCs w:val="32"/>
        </w:rPr>
        <w:t>Compartilhando Ideias</w:t>
      </w:r>
    </w:p>
    <w:p w:rsidR="00B600B3" w:rsidRDefault="00B600B3" w14:paraId="03DD9BC1" w14:textId="77777777">
      <w:pPr>
        <w:rPr>
          <w:b/>
          <w:bCs/>
        </w:rPr>
      </w:pPr>
    </w:p>
    <w:p w:rsidRPr="00B600B3" w:rsidR="00C96D01" w:rsidRDefault="00B600B3" w14:paraId="06FC43EE" w14:textId="1C4534E4">
      <w:pPr>
        <w:rPr>
          <w:b/>
          <w:bCs/>
        </w:rPr>
      </w:pPr>
      <w:r>
        <w:rPr>
          <w:b/>
          <w:bCs/>
        </w:rPr>
        <w:t xml:space="preserve">&gt; </w:t>
      </w:r>
      <w:r w:rsidR="0059579B">
        <w:rPr>
          <w:b/>
          <w:bCs/>
        </w:rPr>
        <w:t>INÍCIO DO</w:t>
      </w:r>
      <w:r>
        <w:rPr>
          <w:b/>
          <w:bCs/>
        </w:rPr>
        <w:t xml:space="preserve"> FÓRUM 1</w:t>
      </w:r>
    </w:p>
    <w:p w:rsidRPr="001B3DC6" w:rsidR="00AD51D4" w:rsidP="001B2393" w:rsidRDefault="00AD51D4" w14:paraId="59689AB1" w14:textId="022293C3">
      <w:pPr>
        <w:rPr>
          <w:b/>
          <w:bCs/>
          <w:sz w:val="28"/>
          <w:szCs w:val="28"/>
        </w:rPr>
      </w:pPr>
      <w:r w:rsidRPr="001B3DC6">
        <w:rPr>
          <w:b/>
          <w:bCs/>
          <w:sz w:val="28"/>
          <w:szCs w:val="28"/>
        </w:rPr>
        <w:t>[</w:t>
      </w:r>
      <w:r w:rsidRPr="001B3DC6" w:rsidR="00B249CB">
        <w:rPr>
          <w:b/>
          <w:bCs/>
          <w:sz w:val="28"/>
          <w:szCs w:val="28"/>
        </w:rPr>
        <w:t xml:space="preserve">CARD </w:t>
      </w:r>
      <w:r w:rsidRPr="001B3DC6" w:rsidR="00DB0EA0">
        <w:rPr>
          <w:b/>
          <w:bCs/>
          <w:sz w:val="28"/>
          <w:szCs w:val="28"/>
        </w:rPr>
        <w:t xml:space="preserve">FÓRUM </w:t>
      </w:r>
      <w:r w:rsidRPr="001B3DC6" w:rsidR="0089369D">
        <w:rPr>
          <w:b/>
          <w:bCs/>
          <w:sz w:val="28"/>
          <w:szCs w:val="28"/>
        </w:rPr>
        <w:t xml:space="preserve">1 &gt; </w:t>
      </w:r>
      <w:r w:rsidRPr="001B3DC6" w:rsidR="008618AC">
        <w:rPr>
          <w:b/>
          <w:bCs/>
          <w:sz w:val="28"/>
          <w:szCs w:val="28"/>
        </w:rPr>
        <w:t>PÁGINA</w:t>
      </w:r>
      <w:r w:rsidRPr="001B3DC6" w:rsidR="0089369D">
        <w:rPr>
          <w:b/>
          <w:bCs/>
          <w:sz w:val="28"/>
          <w:szCs w:val="28"/>
        </w:rPr>
        <w:t xml:space="preserve"> </w:t>
      </w:r>
      <w:r w:rsidRPr="001B3DC6" w:rsidR="008618AC">
        <w:rPr>
          <w:b/>
          <w:bCs/>
          <w:sz w:val="28"/>
          <w:szCs w:val="28"/>
        </w:rPr>
        <w:t>ÚNICA</w:t>
      </w:r>
      <w:r w:rsidRPr="001B3DC6">
        <w:rPr>
          <w:b/>
          <w:bCs/>
          <w:sz w:val="28"/>
          <w:szCs w:val="28"/>
        </w:rPr>
        <w:t>]</w:t>
      </w:r>
      <w:r w:rsidRPr="001B3DC6" w:rsidR="0089369D">
        <w:rPr>
          <w:b/>
          <w:bCs/>
          <w:sz w:val="28"/>
          <w:szCs w:val="28"/>
        </w:rPr>
        <w:t xml:space="preserve"> </w:t>
      </w:r>
    </w:p>
    <w:p w:rsidRPr="00DB0EA0" w:rsidR="001B2393" w:rsidP="001B2393" w:rsidRDefault="00AD51D4" w14:paraId="196CB307" w14:textId="5B5A6B47">
      <w:pPr>
        <w:rPr>
          <w:sz w:val="28"/>
          <w:szCs w:val="28"/>
        </w:rPr>
      </w:pPr>
      <w:r w:rsidRPr="32148187" w:rsidR="00AD51D4">
        <w:rPr>
          <w:b w:val="1"/>
          <w:bCs w:val="1"/>
          <w:sz w:val="28"/>
          <w:szCs w:val="28"/>
        </w:rPr>
        <w:t xml:space="preserve">TÍTULO: </w:t>
      </w:r>
      <w:r w:rsidRPr="32148187" w:rsidR="001B2393">
        <w:rPr>
          <w:b w:val="1"/>
          <w:bCs w:val="1"/>
          <w:sz w:val="28"/>
          <w:szCs w:val="28"/>
        </w:rPr>
        <w:t>Quando começa a história de um leitor ou leitora?</w:t>
      </w:r>
      <w:r w:rsidRPr="32148187" w:rsidR="001B2393">
        <w:rPr>
          <w:sz w:val="28"/>
          <w:szCs w:val="28"/>
        </w:rPr>
        <w:t> </w:t>
      </w:r>
    </w:p>
    <w:p w:rsidRPr="00FB2940" w:rsidR="00FB2940" w:rsidP="32148187" w:rsidRDefault="0024029E" w14:paraId="6342699B" w14:textId="769B5F8A">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63F7D708">
        <w:rPr>
          <w:rFonts w:ascii="Aptos" w:hAnsi="Aptos" w:eastAsia="Aptos" w:cs="Aptos"/>
          <w:b w:val="0"/>
          <w:bCs w:val="0"/>
          <w:i w:val="0"/>
          <w:iCs w:val="0"/>
          <w:caps w:val="0"/>
          <w:smallCaps w:val="0"/>
          <w:noProof w:val="0"/>
          <w:color w:val="000000" w:themeColor="text1" w:themeTint="FF" w:themeShade="FF"/>
          <w:sz w:val="24"/>
          <w:szCs w:val="24"/>
          <w:lang w:val="pt-BR"/>
        </w:rPr>
        <w:t>Ao longo desta lição, vimos que a leitura pode ser entendida como uma experiência que começa muito antes do contato com as letras e com os livros escritos. Desde cedo, os bebês se relacionam com vozes, ritmos, gestos, imagens e diferentes formas de linguagem.</w:t>
      </w:r>
    </w:p>
    <w:p w:rsidRPr="00FB2940" w:rsidR="00FB2940" w:rsidP="32148187" w:rsidRDefault="0024029E" w14:paraId="62BA0077" w14:textId="6E6FF8FE">
      <w:pPr>
        <w:spacing w:before="240" w:beforeAutospacing="off" w:after="240" w:afterAutospacing="off"/>
        <w:jc w:val="left"/>
        <w:rPr>
          <w:rFonts w:ascii="Segoe UI" w:hAnsi="Segoe UI" w:eastAsia="Segoe UI" w:cs="Segoe UI"/>
          <w:b w:val="0"/>
          <w:bCs w:val="0"/>
          <w:i w:val="0"/>
          <w:iCs w:val="0"/>
          <w:caps w:val="0"/>
          <w:smallCaps w:val="0"/>
          <w:noProof w:val="0"/>
          <w:color w:val="261810"/>
          <w:sz w:val="24"/>
          <w:szCs w:val="24"/>
          <w:lang w:val="pt-BR"/>
        </w:rPr>
      </w:pPr>
      <w:r w:rsidRPr="32148187" w:rsidR="63F7D708">
        <w:rPr>
          <w:rFonts w:ascii="Segoe UI" w:hAnsi="Segoe UI" w:eastAsia="Segoe UI" w:cs="Segoe UI"/>
          <w:b w:val="0"/>
          <w:bCs w:val="0"/>
          <w:i w:val="0"/>
          <w:iCs w:val="0"/>
          <w:caps w:val="0"/>
          <w:smallCaps w:val="0"/>
          <w:noProof w:val="0"/>
          <w:color w:val="261810"/>
          <w:sz w:val="24"/>
          <w:szCs w:val="24"/>
          <w:lang w:val="pt-BR"/>
        </w:rPr>
        <w:t>Agora convidamos você a compartilhar suas reflexões:</w:t>
      </w:r>
    </w:p>
    <w:p w:rsidRPr="00FB2940" w:rsidR="00FB2940" w:rsidP="00FB2940" w:rsidRDefault="0024029E" w14:paraId="37967A28" w14:textId="29AC0CC1"/>
    <w:p w:rsidR="63F7D708" w:rsidP="32148187" w:rsidRDefault="63F7D708" w14:paraId="4B3E52CD" w14:textId="49648F3C">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63F7D708">
        <w:rPr>
          <w:rFonts w:ascii="Aptos" w:hAnsi="Aptos" w:eastAsia="Aptos" w:cs="Aptos"/>
          <w:b w:val="1"/>
          <w:bCs w:val="1"/>
          <w:i w:val="0"/>
          <w:iCs w:val="0"/>
          <w:caps w:val="0"/>
          <w:smallCaps w:val="0"/>
          <w:noProof w:val="0"/>
          <w:color w:val="000000" w:themeColor="text1" w:themeTint="FF" w:themeShade="FF"/>
          <w:sz w:val="24"/>
          <w:szCs w:val="24"/>
          <w:lang w:val="pt-BR"/>
        </w:rPr>
        <w:t>Para</w:t>
      </w:r>
      <w:r w:rsidRPr="32148187" w:rsidR="63F7D708">
        <w:rPr>
          <w:rFonts w:ascii="Aptos" w:hAnsi="Aptos" w:eastAsia="Aptos" w:cs="Aptos"/>
          <w:b w:val="1"/>
          <w:bCs w:val="1"/>
          <w:i w:val="0"/>
          <w:iCs w:val="0"/>
          <w:caps w:val="0"/>
          <w:smallCaps w:val="0"/>
          <w:noProof w:val="0"/>
          <w:color w:val="000000" w:themeColor="text1" w:themeTint="FF" w:themeShade="FF"/>
          <w:sz w:val="24"/>
          <w:szCs w:val="24"/>
          <w:lang w:val="pt-BR"/>
        </w:rPr>
        <w:t xml:space="preserve"> participar</w:t>
      </w:r>
    </w:p>
    <w:p w:rsidR="63F7D708" w:rsidP="32148187" w:rsidRDefault="63F7D708" w14:paraId="4970B95F" w14:textId="5B2C7B83">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63F7D708">
        <w:rPr>
          <w:rFonts w:ascii="Aptos" w:hAnsi="Aptos" w:eastAsia="Aptos" w:cs="Aptos"/>
          <w:b w:val="0"/>
          <w:bCs w:val="0"/>
          <w:i w:val="0"/>
          <w:iCs w:val="0"/>
          <w:caps w:val="0"/>
          <w:smallCaps w:val="0"/>
          <w:noProof w:val="0"/>
          <w:color w:val="000000" w:themeColor="text1" w:themeTint="FF" w:themeShade="FF"/>
          <w:sz w:val="24"/>
          <w:szCs w:val="24"/>
          <w:lang w:val="pt-BR"/>
        </w:rPr>
        <w:t>A partir do que discutimos sobre as primeiras vivências de linguagem dos bebês e das crianças pequenas, responda à seguinte pergunta:</w:t>
      </w:r>
    </w:p>
    <w:p w:rsidR="63F7D708" w:rsidP="32148187" w:rsidRDefault="63F7D708" w14:paraId="0FB01515" w14:textId="33734649">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pt-BR"/>
        </w:rPr>
      </w:pPr>
      <w:r w:rsidRPr="32148187" w:rsidR="63F7D708">
        <w:rPr>
          <w:rFonts w:ascii="Aptos" w:hAnsi="Aptos" w:eastAsia="Aptos" w:cs="Aptos"/>
          <w:b w:val="1"/>
          <w:bCs w:val="1"/>
          <w:i w:val="0"/>
          <w:iCs w:val="0"/>
          <w:caps w:val="0"/>
          <w:smallCaps w:val="0"/>
          <w:noProof w:val="0"/>
          <w:color w:val="000000" w:themeColor="text1" w:themeTint="FF" w:themeShade="FF"/>
          <w:sz w:val="24"/>
          <w:szCs w:val="24"/>
          <w:lang w:val="pt-BR"/>
        </w:rPr>
        <w:t>No seu cotidiano pessoal, familiar, comunitário ou profissional, quais situações fazem você perceber que um bebê ou uma criança pequena já está "lendo o mundo"?</w:t>
      </w:r>
    </w:p>
    <w:p w:rsidR="63F7D708" w:rsidP="32148187" w:rsidRDefault="63F7D708" w14:paraId="41DF0B67" w14:textId="235A7197">
      <w:pPr>
        <w:spacing w:before="240" w:beforeAutospacing="off" w:after="240" w:afterAutospacing="off"/>
        <w:jc w:val="left"/>
        <w:rPr>
          <w:rFonts w:ascii="Segoe UI" w:hAnsi="Segoe UI" w:eastAsia="Segoe UI" w:cs="Segoe UI"/>
          <w:b w:val="0"/>
          <w:bCs w:val="0"/>
          <w:i w:val="0"/>
          <w:iCs w:val="0"/>
          <w:caps w:val="0"/>
          <w:smallCaps w:val="0"/>
          <w:noProof w:val="0"/>
          <w:color w:val="261810"/>
          <w:sz w:val="22"/>
          <w:szCs w:val="22"/>
          <w:lang w:val="pt-BR"/>
        </w:rPr>
      </w:pPr>
      <w:r w:rsidRPr="32148187" w:rsidR="63F7D708">
        <w:rPr>
          <w:rFonts w:ascii="Segoe UI" w:hAnsi="Segoe UI" w:eastAsia="Segoe UI" w:cs="Segoe UI"/>
          <w:b w:val="0"/>
          <w:bCs w:val="0"/>
          <w:i w:val="1"/>
          <w:iCs w:val="1"/>
          <w:caps w:val="0"/>
          <w:smallCaps w:val="0"/>
          <w:noProof w:val="0"/>
          <w:color w:val="261810"/>
          <w:sz w:val="22"/>
          <w:szCs w:val="22"/>
          <w:lang w:val="pt-BR"/>
        </w:rPr>
        <w:t>------------------------------------------------------------------------------------------------</w:t>
      </w:r>
    </w:p>
    <w:p w:rsidR="63F7D708" w:rsidP="32148187" w:rsidRDefault="63F7D708" w14:paraId="0AC3B818" w14:textId="5139289E">
      <w:pPr>
        <w:pStyle w:val="Normal"/>
      </w:pPr>
      <w:r w:rsidRPr="32148187" w:rsidR="63F7D708">
        <w:rPr>
          <w:rFonts w:ascii="Aptos" w:hAnsi="Aptos" w:eastAsia="Aptos" w:cs="Aptos"/>
          <w:b w:val="0"/>
          <w:bCs w:val="0"/>
          <w:i w:val="1"/>
          <w:iCs w:val="1"/>
          <w:caps w:val="0"/>
          <w:smallCaps w:val="0"/>
          <w:noProof w:val="0"/>
          <w:color w:val="000000" w:themeColor="text1" w:themeTint="FF" w:themeShade="FF"/>
          <w:sz w:val="24"/>
          <w:szCs w:val="24"/>
          <w:lang w:val="pt-BR"/>
        </w:rPr>
        <w:t xml:space="preserve">Após </w:t>
      </w:r>
      <w:r w:rsidRPr="32148187" w:rsidR="63F7D708">
        <w:rPr>
          <w:rFonts w:ascii="Aptos" w:hAnsi="Aptos" w:eastAsia="Aptos" w:cs="Aptos"/>
          <w:b w:val="1"/>
          <w:bCs w:val="1"/>
          <w:i w:val="1"/>
          <w:iCs w:val="1"/>
          <w:caps w:val="0"/>
          <w:smallCaps w:val="0"/>
          <w:noProof w:val="0"/>
          <w:color w:val="000000" w:themeColor="text1" w:themeTint="FF" w:themeShade="FF"/>
          <w:sz w:val="24"/>
          <w:szCs w:val="24"/>
          <w:lang w:val="pt-BR"/>
        </w:rPr>
        <w:t>sua postagem</w:t>
      </w:r>
      <w:r w:rsidRPr="32148187" w:rsidR="63F7D708">
        <w:rPr>
          <w:rFonts w:ascii="Aptos" w:hAnsi="Aptos" w:eastAsia="Aptos" w:cs="Aptos"/>
          <w:b w:val="0"/>
          <w:bCs w:val="0"/>
          <w:i w:val="1"/>
          <w:iCs w:val="1"/>
          <w:caps w:val="0"/>
          <w:smallCaps w:val="0"/>
          <w:noProof w:val="0"/>
          <w:color w:val="000000" w:themeColor="text1" w:themeTint="FF" w:themeShade="FF"/>
          <w:sz w:val="24"/>
          <w:szCs w:val="24"/>
          <w:lang w:val="pt-BR"/>
        </w:rPr>
        <w:t xml:space="preserve">, comente em </w:t>
      </w:r>
      <w:r w:rsidRPr="32148187" w:rsidR="63F7D708">
        <w:rPr>
          <w:rFonts w:ascii="Aptos" w:hAnsi="Aptos" w:eastAsia="Aptos" w:cs="Aptos"/>
          <w:b w:val="1"/>
          <w:bCs w:val="1"/>
          <w:i w:val="1"/>
          <w:iCs w:val="1"/>
          <w:caps w:val="0"/>
          <w:smallCaps w:val="0"/>
          <w:noProof w:val="0"/>
          <w:color w:val="000000" w:themeColor="text1" w:themeTint="FF" w:themeShade="FF"/>
          <w:sz w:val="24"/>
          <w:szCs w:val="24"/>
          <w:lang w:val="pt-BR"/>
        </w:rPr>
        <w:t>pelo menos duas participações</w:t>
      </w:r>
      <w:r w:rsidRPr="32148187" w:rsidR="63F7D708">
        <w:rPr>
          <w:rFonts w:ascii="Aptos" w:hAnsi="Aptos" w:eastAsia="Aptos" w:cs="Aptos"/>
          <w:b w:val="0"/>
          <w:bCs w:val="0"/>
          <w:i w:val="1"/>
          <w:iCs w:val="1"/>
          <w:caps w:val="0"/>
          <w:smallCaps w:val="0"/>
          <w:noProof w:val="0"/>
          <w:color w:val="000000" w:themeColor="text1" w:themeTint="FF" w:themeShade="FF"/>
          <w:sz w:val="24"/>
          <w:szCs w:val="24"/>
          <w:lang w:val="pt-BR"/>
        </w:rPr>
        <w:t xml:space="preserve"> </w:t>
      </w:r>
      <w:r w:rsidRPr="32148187" w:rsidR="63F7D708">
        <w:rPr>
          <w:rFonts w:ascii="Aptos" w:hAnsi="Aptos" w:eastAsia="Aptos" w:cs="Aptos"/>
          <w:b w:val="0"/>
          <w:bCs w:val="0"/>
          <w:i w:val="1"/>
          <w:iCs w:val="1"/>
          <w:caps w:val="0"/>
          <w:smallCaps w:val="0"/>
          <w:noProof w:val="0"/>
          <w:color w:val="000000" w:themeColor="text1" w:themeTint="FF" w:themeShade="FF"/>
          <w:sz w:val="24"/>
          <w:szCs w:val="24"/>
          <w:highlight w:val="yellow"/>
          <w:lang w:val="pt-BR"/>
        </w:rPr>
        <w:t>de colegas</w:t>
      </w:r>
      <w:r w:rsidRPr="32148187" w:rsidR="63F7D708">
        <w:rPr>
          <w:rFonts w:ascii="Aptos" w:hAnsi="Aptos" w:eastAsia="Aptos" w:cs="Aptos"/>
          <w:b w:val="0"/>
          <w:bCs w:val="0"/>
          <w:i w:val="1"/>
          <w:iCs w:val="1"/>
          <w:caps w:val="0"/>
          <w:smallCaps w:val="0"/>
          <w:noProof w:val="0"/>
          <w:color w:val="000000" w:themeColor="text1" w:themeTint="FF" w:themeShade="FF"/>
          <w:sz w:val="24"/>
          <w:szCs w:val="24"/>
          <w:lang w:val="pt-BR"/>
        </w:rPr>
        <w:t xml:space="preserve"> para fortalecermos nossa própria rede de aprendizagem!</w:t>
      </w:r>
    </w:p>
    <w:p w:rsidRPr="00B600B3" w:rsidR="0059579B" w:rsidP="0059579B" w:rsidRDefault="00EE44EE" w14:paraId="29F3D458" w14:textId="7258C44E">
      <w:pPr>
        <w:rPr>
          <w:b/>
          <w:bCs/>
        </w:rPr>
      </w:pPr>
      <w:r>
        <w:rPr>
          <w:b/>
          <w:bCs/>
        </w:rPr>
        <w:t xml:space="preserve">&gt; FIM </w:t>
      </w:r>
      <w:r w:rsidR="0059579B">
        <w:rPr>
          <w:b/>
          <w:bCs/>
        </w:rPr>
        <w:t>DO FÓRUM 1</w:t>
      </w:r>
    </w:p>
    <w:p w:rsidR="00262D51" w:rsidP="00EE44EE" w:rsidRDefault="00262D51" w14:paraId="3E250E57" w14:textId="77777777">
      <w:pPr>
        <w:rPr>
          <w:b/>
          <w:bCs/>
        </w:rPr>
      </w:pPr>
    </w:p>
    <w:p w:rsidR="006C5C5D" w:rsidP="00FB2940" w:rsidRDefault="006C5C5D" w14:paraId="5C88E9E6" w14:textId="77777777"/>
    <w:p w:rsidR="006C5C5D" w:rsidP="3326BC72" w:rsidRDefault="006C5C5D" w14:paraId="0394A9E4" w14:textId="6FDE6108">
      <w:pPr>
        <w:pStyle w:val="Normal"/>
        <w:suppressLineNumbers w:val="0"/>
        <w:bidi w:val="0"/>
        <w:spacing w:before="0" w:beforeAutospacing="off" w:after="160" w:afterAutospacing="off" w:line="278" w:lineRule="auto"/>
        <w:ind w:left="0" w:right="0"/>
        <w:jc w:val="left"/>
        <w:rPr>
          <w:sz w:val="32"/>
          <w:szCs w:val="32"/>
        </w:rPr>
      </w:pPr>
      <w:r w:rsidRPr="3326BC72" w:rsidR="006C5C5D">
        <w:rPr>
          <w:b w:val="1"/>
          <w:bCs w:val="1"/>
          <w:sz w:val="32"/>
          <w:szCs w:val="32"/>
        </w:rPr>
        <w:t>PARTE</w:t>
      </w:r>
      <w:r w:rsidRPr="3326BC72" w:rsidR="64F291FA">
        <w:rPr>
          <w:b w:val="1"/>
          <w:bCs w:val="1"/>
          <w:sz w:val="32"/>
          <w:szCs w:val="32"/>
        </w:rPr>
        <w:t xml:space="preserve"> 2</w:t>
      </w:r>
      <w:r w:rsidRPr="3326BC72" w:rsidR="006C5C5D">
        <w:rPr>
          <w:b w:val="1"/>
          <w:bCs w:val="1"/>
          <w:sz w:val="32"/>
          <w:szCs w:val="32"/>
        </w:rPr>
        <w:t xml:space="preserve"> – AFINAL, POR QUE LER COM BEBÊS E CRIANÇAS PEQUENAS?</w:t>
      </w:r>
      <w:r w:rsidRPr="3326BC72" w:rsidR="006C5C5D">
        <w:rPr>
          <w:sz w:val="32"/>
          <w:szCs w:val="32"/>
        </w:rPr>
        <w:t> </w:t>
      </w:r>
    </w:p>
    <w:p w:rsidRPr="00CA5F25" w:rsidR="001D54A2" w:rsidP="00FB2940" w:rsidRDefault="001D54A2" w14:paraId="7E8667EE" w14:textId="77777777">
      <w:pPr>
        <w:rPr>
          <w:sz w:val="32"/>
          <w:szCs w:val="32"/>
        </w:rPr>
      </w:pPr>
    </w:p>
    <w:p w:rsidR="00144919" w:rsidP="00976453" w:rsidRDefault="00144919" w14:paraId="0EAF9DA1" w14:textId="77777777">
      <w:pPr>
        <w:rPr>
          <w:b/>
          <w:bCs/>
        </w:rPr>
      </w:pPr>
    </w:p>
    <w:p w:rsidRPr="00C60D13" w:rsidR="00976453" w:rsidP="00976453" w:rsidRDefault="00976453" w14:paraId="00928FD6" w14:textId="21B09778">
      <w:pPr>
        <w:rPr>
          <w:b/>
          <w:bCs/>
          <w:sz w:val="32"/>
          <w:szCs w:val="32"/>
        </w:rPr>
      </w:pPr>
      <w:r w:rsidRPr="00C60D13">
        <w:rPr>
          <w:b/>
          <w:bCs/>
          <w:sz w:val="32"/>
          <w:szCs w:val="32"/>
        </w:rPr>
        <w:t xml:space="preserve">[CARD LIÇÃO 2] </w:t>
      </w:r>
    </w:p>
    <w:p w:rsidRPr="00C60D13" w:rsidR="00976453" w:rsidP="00976453" w:rsidRDefault="00976453" w14:paraId="11A4B0E1" w14:textId="1BE91EFD">
      <w:pPr>
        <w:rPr>
          <w:b/>
          <w:bCs/>
          <w:sz w:val="32"/>
          <w:szCs w:val="32"/>
        </w:rPr>
      </w:pPr>
      <w:r w:rsidRPr="00C60D13">
        <w:rPr>
          <w:b/>
          <w:bCs/>
          <w:sz w:val="32"/>
          <w:szCs w:val="32"/>
        </w:rPr>
        <w:t xml:space="preserve">Título: </w:t>
      </w:r>
      <w:r w:rsidRPr="00C60D13" w:rsidR="008433F6">
        <w:rPr>
          <w:b/>
          <w:bCs/>
          <w:color w:val="EE0000"/>
          <w:sz w:val="32"/>
          <w:szCs w:val="32"/>
        </w:rPr>
        <w:t xml:space="preserve">Leitura com a </w:t>
      </w:r>
      <w:r w:rsidRPr="00C60D13" w:rsidR="00114A28">
        <w:rPr>
          <w:b/>
          <w:bCs/>
          <w:color w:val="EE0000"/>
          <w:sz w:val="32"/>
          <w:szCs w:val="32"/>
        </w:rPr>
        <w:t>Primeira Infância</w:t>
      </w:r>
    </w:p>
    <w:p w:rsidR="00CB1CA4" w:rsidP="00CB1CA4" w:rsidRDefault="00CB1CA4" w14:paraId="161C2F66" w14:textId="77777777">
      <w:pPr>
        <w:rPr>
          <w:b/>
          <w:bCs/>
        </w:rPr>
      </w:pPr>
    </w:p>
    <w:p w:rsidRPr="00CB1CA4" w:rsidR="00781C41" w:rsidRDefault="00CB1CA4" w14:paraId="0668E275" w14:textId="1A97D771">
      <w:pPr>
        <w:rPr>
          <w:b/>
          <w:bCs/>
        </w:rPr>
      </w:pPr>
      <w:r>
        <w:rPr>
          <w:b/>
          <w:bCs/>
        </w:rPr>
        <w:t xml:space="preserve">&gt; </w:t>
      </w:r>
      <w:r w:rsidR="001D54A2">
        <w:rPr>
          <w:b/>
          <w:bCs/>
        </w:rPr>
        <w:t>INÍCIO DA</w:t>
      </w:r>
      <w:r>
        <w:rPr>
          <w:b/>
          <w:bCs/>
        </w:rPr>
        <w:t xml:space="preserve"> LIÇÃO 2</w:t>
      </w:r>
    </w:p>
    <w:p w:rsidRPr="00662BE9" w:rsidR="00DB0EA0" w:rsidP="006C5C5D" w:rsidRDefault="00662BE9" w14:paraId="114A9026" w14:textId="3F31D390">
      <w:pPr>
        <w:rPr>
          <w:b/>
          <w:bCs/>
          <w:sz w:val="28"/>
          <w:szCs w:val="28"/>
          <w:highlight w:val="lightGray"/>
        </w:rPr>
      </w:pPr>
      <w:r w:rsidRPr="00662BE9">
        <w:rPr>
          <w:b/>
          <w:bCs/>
          <w:sz w:val="28"/>
          <w:szCs w:val="28"/>
          <w:highlight w:val="lightGray"/>
        </w:rPr>
        <w:t>[</w:t>
      </w:r>
      <w:r w:rsidRPr="00662BE9" w:rsidR="006C5C5D">
        <w:rPr>
          <w:b/>
          <w:bCs/>
          <w:sz w:val="28"/>
          <w:szCs w:val="28"/>
          <w:highlight w:val="lightGray"/>
        </w:rPr>
        <w:t xml:space="preserve">LIÇÃO 2 &gt; </w:t>
      </w:r>
      <w:r w:rsidRPr="00662BE9" w:rsidR="00532F34">
        <w:rPr>
          <w:b/>
          <w:bCs/>
          <w:sz w:val="28"/>
          <w:szCs w:val="28"/>
          <w:highlight w:val="lightGray"/>
        </w:rPr>
        <w:t>PÁGINA</w:t>
      </w:r>
      <w:r w:rsidRPr="00662BE9" w:rsidR="006C5C5D">
        <w:rPr>
          <w:b/>
          <w:bCs/>
          <w:sz w:val="28"/>
          <w:szCs w:val="28"/>
          <w:highlight w:val="lightGray"/>
        </w:rPr>
        <w:t xml:space="preserve"> </w:t>
      </w:r>
      <w:r w:rsidRPr="00662BE9" w:rsidR="00D76407">
        <w:rPr>
          <w:b/>
          <w:bCs/>
          <w:sz w:val="28"/>
          <w:szCs w:val="28"/>
          <w:highlight w:val="lightGray"/>
        </w:rPr>
        <w:t>ÚNICA</w:t>
      </w:r>
      <w:r w:rsidRPr="00662BE9" w:rsidR="00DB0EA0">
        <w:rPr>
          <w:b/>
          <w:bCs/>
          <w:sz w:val="28"/>
          <w:szCs w:val="28"/>
          <w:highlight w:val="lightGray"/>
        </w:rPr>
        <w:t>]</w:t>
      </w:r>
      <w:r w:rsidRPr="00662BE9" w:rsidR="006C5C5D">
        <w:rPr>
          <w:b/>
          <w:bCs/>
          <w:sz w:val="28"/>
          <w:szCs w:val="28"/>
          <w:highlight w:val="lightGray"/>
        </w:rPr>
        <w:t xml:space="preserve">  </w:t>
      </w:r>
    </w:p>
    <w:p w:rsidRPr="00662BE9" w:rsidR="006C5C5D" w:rsidP="3326BC72" w:rsidRDefault="00DB0EA0" w14:paraId="0B8208D4" w14:textId="0437E4FD">
      <w:pPr>
        <w:rPr>
          <w:b w:val="1"/>
          <w:bCs w:val="1"/>
          <w:sz w:val="28"/>
          <w:szCs w:val="28"/>
          <w:highlight w:val="magenta"/>
        </w:rPr>
      </w:pPr>
      <w:commentRangeStart w:id="466323189"/>
      <w:r w:rsidRPr="3326BC72" w:rsidR="00DB0EA0">
        <w:rPr>
          <w:b w:val="1"/>
          <w:bCs w:val="1"/>
          <w:sz w:val="28"/>
          <w:szCs w:val="28"/>
          <w:highlight w:val="magenta"/>
        </w:rPr>
        <w:t xml:space="preserve">Título: </w:t>
      </w:r>
      <w:r w:rsidRPr="3326BC72" w:rsidR="004A1039">
        <w:rPr>
          <w:b w:val="1"/>
          <w:bCs w:val="1"/>
          <w:sz w:val="28"/>
          <w:szCs w:val="28"/>
          <w:highlight w:val="magenta"/>
        </w:rPr>
        <w:t>Se bebês não leem palavras, por que promover momentos de leitura?</w:t>
      </w:r>
      <w:commentRangeEnd w:id="466323189"/>
      <w:r>
        <w:rPr>
          <w:rStyle w:val="CommentReference"/>
        </w:rPr>
        <w:commentReference w:id="466323189"/>
      </w:r>
    </w:p>
    <w:p w:rsidRPr="00D14D9B" w:rsidR="00AE34D2" w:rsidP="00A352A8" w:rsidRDefault="00000000" w14:paraId="69B3022C" w14:textId="77777777">
      <w:r w:rsidRPr="008433F6">
        <w:t xml:space="preserve">Já vimos até aqui que o encontro com a linguagem começa antes mesmo do nascimento e que os bebês constroem sentidos sobre o mundo desde seus primeiros contatos com vozes, sons, ritmos e relações. Agora, convidamos você a aprofundar essa reflexão sobre o papel da leitura na </w:t>
      </w:r>
      <w:r w:rsidRPr="00C613A1" w:rsidR="00C613A1">
        <w:t>Primeira Infância. </w:t>
      </w:r>
    </w:p>
    <w:p w:rsidRPr="008433F6" w:rsidR="008433F6" w:rsidP="008433F6" w:rsidRDefault="008433F6" w14:paraId="2F4C98BA" w14:textId="77777777">
      <w:r w:rsidR="008433F6">
        <w:rPr/>
        <w:t>No vídeo a seguir, a pesquisadora Patrícia Bohrer Pereira Leite compartilha ideias sobre </w:t>
      </w:r>
      <w:commentRangeStart w:id="248717522"/>
      <w:r w:rsidRPr="237B1485" w:rsidR="008433F6">
        <w:rPr>
          <w:b w:val="1"/>
          <w:bCs w:val="1"/>
        </w:rPr>
        <w:t>como os livros, as histórias e as experiências de leitura podem contribuir para a construção de vínculos, para a inserção na cultura e para o desenvolvimento da imaginação desde os primeiros anos de vida.</w:t>
      </w:r>
      <w:r w:rsidR="008433F6">
        <w:rPr/>
        <w:t> </w:t>
      </w:r>
      <w:commentRangeEnd w:id="248717522"/>
      <w:r>
        <w:rPr>
          <w:rStyle w:val="CommentReference"/>
        </w:rPr>
        <w:commentReference w:id="248717522"/>
      </w:r>
    </w:p>
    <w:p w:rsidRPr="008433F6" w:rsidR="008433F6" w:rsidP="008433F6" w:rsidRDefault="008433F6" w14:paraId="288BF409" w14:textId="302733E0">
      <w:r w:rsidRPr="237B1485" w:rsidR="008433F6">
        <w:rPr>
          <w:highlight w:val="green"/>
        </w:rPr>
        <w:t>[</w:t>
      </w:r>
      <w:r w:rsidRPr="237B1485" w:rsidR="008433F6">
        <w:rPr>
          <w:highlight w:val="green"/>
        </w:rPr>
        <w:t>Embedar</w:t>
      </w:r>
      <w:r w:rsidRPr="237B1485" w:rsidR="6BA1DF76">
        <w:rPr>
          <w:highlight w:val="green"/>
        </w:rPr>
        <w:t xml:space="preserve"> </w:t>
      </w:r>
      <w:r w:rsidRPr="237B1485" w:rsidR="008433F6">
        <w:rPr>
          <w:highlight w:val="green"/>
        </w:rPr>
        <w:t> vídeo]</w:t>
      </w:r>
      <w:r w:rsidR="008433F6">
        <w:rPr/>
        <w:t> </w:t>
      </w:r>
    </w:p>
    <w:p w:rsidRPr="008433F6" w:rsidR="008433F6" w:rsidP="008433F6" w:rsidRDefault="008433F6" w14:paraId="1C1DB64B" w14:textId="77777777">
      <w:hyperlink w:tgtFrame="_blank" w:history="1">
        <w:r w:rsidRPr="237B1485" w:rsidR="008433F6">
          <w:rPr>
            <w:rStyle w:val="Hyperlink"/>
          </w:rPr>
          <w:t>Ler para bebê: a importância da leitura na primeira infância - Com Patrícia Bohrer Pereira Leite</w:t>
        </w:r>
        <w:r w:rsidR="008433F6">
          <w:rPr/>
          <w:t> </w:t>
        </w:r>
      </w:hyperlink>
    </w:p>
    <w:p w:rsidR="237B1485" w:rsidP="237B1485" w:rsidRDefault="237B1485" w14:paraId="5D87A22B" w14:textId="0F201DEA">
      <w:pPr>
        <w:rPr>
          <w:strike w:val="0"/>
          <w:dstrike w:val="0"/>
          <w:highlight w:val="magenta"/>
        </w:rPr>
      </w:pPr>
    </w:p>
    <w:p w:rsidR="38F8D3D1" w:rsidP="237B1485" w:rsidRDefault="38F8D3D1" w14:paraId="7189D9D0" w14:textId="74256AC3">
      <w:pPr>
        <w:rPr>
          <w:strike w:val="0"/>
          <w:dstrike w:val="0"/>
          <w:highlight w:val="magenta"/>
        </w:rPr>
      </w:pPr>
      <w:r w:rsidRPr="237B1485" w:rsidR="38F8D3D1">
        <w:rPr>
          <w:strike w:val="0"/>
          <w:dstrike w:val="0"/>
          <w:highlight w:val="magenta"/>
        </w:rPr>
        <w:t>[ABRIR BOX]</w:t>
      </w:r>
    </w:p>
    <w:p w:rsidR="38F8D3D1" w:rsidP="237B1485" w:rsidRDefault="38F8D3D1" w14:paraId="5C020DA9" w14:textId="3A4D097D">
      <w:pPr>
        <w:spacing w:after="0" w:afterAutospacing="off"/>
      </w:pPr>
      <w:r w:rsidRPr="237B1485" w:rsidR="38F8D3D1">
        <w:rPr>
          <w:b w:val="1"/>
          <w:bCs w:val="1"/>
          <w:strike w:val="0"/>
          <w:dstrike w:val="0"/>
        </w:rPr>
        <w:t>[ícone] Sobre o vídeo</w:t>
      </w:r>
    </w:p>
    <w:p w:rsidR="237B1485" w:rsidP="237B1485" w:rsidRDefault="237B1485" w14:paraId="1755EC0B" w14:textId="6F80CFA1">
      <w:pPr>
        <w:spacing w:after="0" w:afterAutospacing="off"/>
        <w:rPr>
          <w:b w:val="1"/>
          <w:bCs w:val="1"/>
          <w:strike w:val="0"/>
          <w:dstrike w:val="0"/>
        </w:rPr>
      </w:pPr>
    </w:p>
    <w:p w:rsidR="38F8D3D1" w:rsidP="237B1485" w:rsidRDefault="38F8D3D1" w14:paraId="12F2EE74" w14:textId="7EAD30AA">
      <w:pPr>
        <w:spacing w:after="0" w:afterAutospacing="off"/>
        <w:rPr>
          <w:b w:val="1"/>
          <w:bCs w:val="1"/>
          <w:strike w:val="0"/>
          <w:dstrike w:val="0"/>
        </w:rPr>
      </w:pPr>
      <w:r w:rsidRPr="237B1485" w:rsidR="38F8D3D1">
        <w:rPr>
          <w:b w:val="1"/>
          <w:bCs w:val="1"/>
          <w:strike w:val="0"/>
          <w:dstrike w:val="0"/>
        </w:rPr>
        <w:t>Título do vídeo:</w:t>
      </w:r>
    </w:p>
    <w:p w:rsidR="38F8D3D1" w:rsidP="237B1485" w:rsidRDefault="38F8D3D1" w14:paraId="28E48513" w14:textId="21B462B8">
      <w:pPr>
        <w:pStyle w:val="Normal"/>
        <w:suppressLineNumbers w:val="0"/>
        <w:bidi w:val="0"/>
        <w:spacing w:before="0" w:beforeAutospacing="off" w:after="0" w:afterAutospacing="off" w:line="278" w:lineRule="auto"/>
        <w:ind w:left="0" w:right="0"/>
        <w:jc w:val="left"/>
        <w:rPr>
          <w:b w:val="1"/>
          <w:bCs w:val="1"/>
          <w:strike w:val="0"/>
          <w:dstrike w:val="0"/>
        </w:rPr>
      </w:pPr>
      <w:r w:rsidRPr="237B1485" w:rsidR="38F8D3D1">
        <w:rPr>
          <w:b w:val="1"/>
          <w:bCs w:val="1"/>
          <w:strike w:val="0"/>
          <w:dstrike w:val="0"/>
        </w:rPr>
        <w:t>Canal do Y</w:t>
      </w:r>
      <w:r w:rsidRPr="237B1485" w:rsidR="38F8D3D1">
        <w:rPr>
          <w:b w:val="1"/>
          <w:bCs w:val="1"/>
          <w:strike w:val="0"/>
          <w:dstrike w:val="0"/>
        </w:rPr>
        <w:t>ouTube</w:t>
      </w:r>
      <w:r w:rsidRPr="237B1485" w:rsidR="38F8D3D1">
        <w:rPr>
          <w:b w:val="1"/>
          <w:bCs w:val="1"/>
          <w:strike w:val="0"/>
          <w:dstrike w:val="0"/>
        </w:rPr>
        <w:t>:</w:t>
      </w:r>
    </w:p>
    <w:p w:rsidR="38F8D3D1" w:rsidP="237B1485" w:rsidRDefault="38F8D3D1" w14:paraId="54DED5FA" w14:textId="3C08A7F2">
      <w:pPr>
        <w:pStyle w:val="Normal"/>
        <w:suppressLineNumbers w:val="0"/>
        <w:bidi w:val="0"/>
        <w:spacing w:before="0" w:beforeAutospacing="off" w:after="0" w:afterAutospacing="off" w:line="278" w:lineRule="auto"/>
        <w:ind w:left="0" w:right="0"/>
        <w:jc w:val="left"/>
      </w:pPr>
      <w:r w:rsidRPr="237B1485" w:rsidR="38F8D3D1">
        <w:rPr>
          <w:b w:val="1"/>
          <w:bCs w:val="1"/>
          <w:strike w:val="0"/>
          <w:dstrike w:val="0"/>
        </w:rPr>
        <w:t>Tempo de duração:</w:t>
      </w:r>
      <w:r w:rsidR="38F8D3D1">
        <w:rPr>
          <w:strike w:val="0"/>
          <w:dstrike w:val="0"/>
        </w:rPr>
        <w:t xml:space="preserve"> </w:t>
      </w:r>
    </w:p>
    <w:p w:rsidR="237B1485" w:rsidP="237B1485" w:rsidRDefault="237B1485" w14:paraId="1F6B0487" w14:textId="7DDF38A1">
      <w:pPr>
        <w:pStyle w:val="Normal"/>
        <w:suppressLineNumbers w:val="0"/>
        <w:bidi w:val="0"/>
        <w:spacing w:before="0" w:beforeAutospacing="off" w:after="0" w:afterAutospacing="off" w:line="278" w:lineRule="auto"/>
        <w:ind w:left="0" w:right="0"/>
        <w:jc w:val="left"/>
        <w:rPr>
          <w:strike w:val="0"/>
          <w:dstrike w:val="0"/>
          <w:highlight w:val="magenta"/>
        </w:rPr>
      </w:pPr>
    </w:p>
    <w:p w:rsidR="38F8D3D1" w:rsidP="237B1485" w:rsidRDefault="38F8D3D1" w14:paraId="38A3CB24" w14:textId="68634FF2">
      <w:pPr>
        <w:pStyle w:val="Normal"/>
        <w:suppressLineNumbers w:val="0"/>
        <w:bidi w:val="0"/>
        <w:spacing w:before="0" w:beforeAutospacing="off" w:after="0" w:afterAutospacing="off" w:line="278" w:lineRule="auto"/>
        <w:ind w:left="0" w:right="0"/>
        <w:jc w:val="left"/>
        <w:rPr>
          <w:strike w:val="0"/>
          <w:dstrike w:val="0"/>
          <w:highlight w:val="magenta"/>
        </w:rPr>
      </w:pPr>
      <w:r w:rsidRPr="237B1485" w:rsidR="38F8D3D1">
        <w:rPr>
          <w:strike w:val="0"/>
          <w:dstrike w:val="0"/>
          <w:highlight w:val="magenta"/>
        </w:rPr>
        <w:t>[FECHAR BOX]</w:t>
      </w:r>
    </w:p>
    <w:p w:rsidR="237B1485" w:rsidP="237B1485" w:rsidRDefault="237B1485" w14:paraId="451847BC" w14:textId="33F2EDF2">
      <w:pPr>
        <w:pStyle w:val="Normal"/>
        <w:suppressLineNumbers w:val="0"/>
        <w:bidi w:val="0"/>
        <w:spacing w:before="0" w:beforeAutospacing="off" w:after="0" w:afterAutospacing="off" w:line="278" w:lineRule="auto"/>
        <w:ind w:left="0" w:right="0"/>
        <w:jc w:val="left"/>
        <w:rPr>
          <w:strike w:val="0"/>
          <w:dstrike w:val="0"/>
        </w:rPr>
      </w:pPr>
    </w:p>
    <w:p w:rsidR="237B1485" w:rsidRDefault="237B1485" w14:paraId="2DD8699F" w14:textId="027C6619">
      <w:pPr>
        <w:rPr>
          <w:strike w:val="0"/>
          <w:dstrike w:val="0"/>
        </w:rPr>
      </w:pPr>
    </w:p>
    <w:p w:rsidR="001D54A2" w:rsidP="001D54A2" w:rsidRDefault="001D54A2" w14:paraId="41EEB2AB" w14:textId="2CF6EE0D">
      <w:pPr>
        <w:rPr>
          <w:b/>
          <w:bCs/>
        </w:rPr>
      </w:pPr>
      <w:r>
        <w:rPr>
          <w:b/>
          <w:bCs/>
        </w:rPr>
        <w:t xml:space="preserve">&gt; </w:t>
      </w:r>
      <w:r>
        <w:rPr>
          <w:b/>
          <w:bCs/>
        </w:rPr>
        <w:t>FIM</w:t>
      </w:r>
      <w:r>
        <w:rPr>
          <w:b/>
          <w:bCs/>
        </w:rPr>
        <w:t xml:space="preserve"> DA LIÇÃO 2</w:t>
      </w:r>
    </w:p>
    <w:p w:rsidRPr="00CB1CA4" w:rsidR="001D54A2" w:rsidP="001D54A2" w:rsidRDefault="001D54A2" w14:paraId="5D39B70F" w14:textId="77777777">
      <w:pPr>
        <w:rPr>
          <w:b/>
          <w:bCs/>
        </w:rPr>
      </w:pPr>
    </w:p>
    <w:p w:rsidR="006C5C5D" w:rsidRDefault="006C5C5D" w14:paraId="022B7141" w14:textId="77777777"/>
    <w:p w:rsidRPr="00361E36" w:rsidR="00424904" w:rsidP="00424904" w:rsidRDefault="00424904" w14:paraId="2219135C" w14:textId="2185208C">
      <w:pPr>
        <w:rPr>
          <w:b/>
          <w:bCs/>
          <w:sz w:val="32"/>
          <w:szCs w:val="32"/>
        </w:rPr>
      </w:pPr>
      <w:r w:rsidRPr="0A6D9698" w:rsidR="2D1123DC">
        <w:rPr>
          <w:b w:val="1"/>
          <w:bCs w:val="1"/>
          <w:sz w:val="32"/>
          <w:szCs w:val="32"/>
        </w:rPr>
        <w:t xml:space="preserve">[CARD </w:t>
      </w:r>
      <w:r w:rsidRPr="0A6D9698" w:rsidR="3CD0CD46">
        <w:rPr>
          <w:b w:val="1"/>
          <w:bCs w:val="1"/>
          <w:sz w:val="32"/>
          <w:szCs w:val="32"/>
        </w:rPr>
        <w:t>ATIVIDADE 1</w:t>
      </w:r>
      <w:r w:rsidRPr="0A6D9698" w:rsidR="2D1123DC">
        <w:rPr>
          <w:b w:val="1"/>
          <w:bCs w:val="1"/>
          <w:sz w:val="32"/>
          <w:szCs w:val="32"/>
        </w:rPr>
        <w:t xml:space="preserve">] </w:t>
      </w:r>
    </w:p>
    <w:p w:rsidR="0A6D9698" w:rsidP="0A6D9698" w:rsidRDefault="0A6D9698" w14:paraId="035B2E1C" w14:textId="5A6387F3">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Colocando em Prática</w:t>
      </w:r>
    </w:p>
    <w:p w:rsidR="00361E36" w:rsidP="0081257E" w:rsidRDefault="00361E36" w14:paraId="6C2A1CE8" w14:textId="77777777">
      <w:pPr>
        <w:rPr>
          <w:b/>
          <w:bCs/>
        </w:rPr>
      </w:pPr>
    </w:p>
    <w:p w:rsidRPr="00361E36" w:rsidR="00424904" w:rsidP="00424904" w:rsidRDefault="0081257E" w14:paraId="5BA7954A" w14:textId="2700DBB2">
      <w:pPr>
        <w:rPr>
          <w:b/>
          <w:bCs/>
        </w:rPr>
      </w:pPr>
      <w:r>
        <w:rPr>
          <w:b/>
          <w:bCs/>
        </w:rPr>
        <w:t xml:space="preserve">&gt; INÍCIO </w:t>
      </w:r>
      <w:r w:rsidR="001D54A2">
        <w:rPr>
          <w:b/>
          <w:bCs/>
        </w:rPr>
        <w:t>DA</w:t>
      </w:r>
      <w:r>
        <w:rPr>
          <w:b/>
          <w:bCs/>
        </w:rPr>
        <w:t xml:space="preserve"> ATIVIDADE 1</w:t>
      </w:r>
      <w:r>
        <w:t xml:space="preserve"> </w:t>
      </w:r>
    </w:p>
    <w:p w:rsidRPr="00E44123" w:rsidR="00424904" w:rsidP="00424904" w:rsidRDefault="008D3FA3" w14:paraId="47171E29" w14:textId="12F81DA1">
      <w:pPr>
        <w:rPr>
          <w:sz w:val="28"/>
          <w:szCs w:val="28"/>
        </w:rPr>
      </w:pPr>
      <w:r w:rsidRPr="00E44123">
        <w:rPr>
          <w:b/>
          <w:bCs/>
          <w:sz w:val="28"/>
          <w:szCs w:val="28"/>
          <w:highlight w:val="lightGray"/>
        </w:rPr>
        <w:t>[</w:t>
      </w:r>
      <w:r w:rsidRPr="00E44123" w:rsidR="00424904">
        <w:rPr>
          <w:b/>
          <w:bCs/>
          <w:sz w:val="28"/>
          <w:szCs w:val="28"/>
          <w:highlight w:val="lightGray"/>
        </w:rPr>
        <w:t xml:space="preserve">CARD </w:t>
      </w:r>
      <w:r w:rsidRPr="00E44123" w:rsidR="00662BE9">
        <w:rPr>
          <w:b/>
          <w:bCs/>
          <w:sz w:val="28"/>
          <w:szCs w:val="28"/>
          <w:highlight w:val="lightGray"/>
        </w:rPr>
        <w:t>ATIVIDADE</w:t>
      </w:r>
      <w:r w:rsidRPr="00E44123" w:rsidR="00424904">
        <w:rPr>
          <w:b/>
          <w:bCs/>
          <w:sz w:val="28"/>
          <w:szCs w:val="28"/>
          <w:highlight w:val="lightGray"/>
        </w:rPr>
        <w:t xml:space="preserve"> 1 &gt; PÁGINA ÚNICA</w:t>
      </w:r>
      <w:r w:rsidRPr="00E44123">
        <w:rPr>
          <w:b/>
          <w:bCs/>
          <w:sz w:val="28"/>
          <w:szCs w:val="28"/>
          <w:highlight w:val="lightGray"/>
        </w:rPr>
        <w:t>]</w:t>
      </w:r>
    </w:p>
    <w:p w:rsidRPr="00E44123" w:rsidR="008D3FA3" w:rsidP="008D3FA3" w:rsidRDefault="008D3FA3" w14:paraId="250516EE" w14:textId="33C54229">
      <w:pPr>
        <w:rPr>
          <w:b/>
          <w:bCs/>
          <w:sz w:val="28"/>
          <w:szCs w:val="28"/>
        </w:rPr>
      </w:pPr>
      <w:r w:rsidRPr="00E44123">
        <w:rPr>
          <w:b/>
          <w:bCs/>
          <w:sz w:val="28"/>
          <w:szCs w:val="28"/>
        </w:rPr>
        <w:t xml:space="preserve">Título: </w:t>
      </w:r>
      <w:r w:rsidRPr="00E44123" w:rsidR="00E44123">
        <w:rPr>
          <w:b/>
          <w:bCs/>
          <w:sz w:val="28"/>
          <w:szCs w:val="28"/>
        </w:rPr>
        <w:t>Ler para bebês: o que essa prática nos revela?</w:t>
      </w:r>
    </w:p>
    <w:p w:rsidRPr="001D54A2" w:rsidR="000332AB" w:rsidP="00A010D4" w:rsidRDefault="000332AB" w14:paraId="758DAC3B" w14:textId="77777777">
      <w:pPr>
        <w:spacing w:line="276" w:lineRule="auto"/>
      </w:pPr>
      <w:r w:rsidRPr="001D54A2">
        <w:t>Depois de assistir ao vídeo, coloque suas ideias em movimento. </w:t>
      </w:r>
    </w:p>
    <w:p w:rsidRPr="001D54A2" w:rsidR="000332AB" w:rsidP="00A010D4" w:rsidRDefault="000332AB" w14:paraId="57155309" w14:textId="77777777">
      <w:pPr>
        <w:spacing w:line="276" w:lineRule="auto"/>
      </w:pPr>
      <w:r w:rsidRPr="001D54A2">
        <w:t>A seguir, você encontrará conjuntos de afirmações organizadas pelos temas abordados. Em cada grupo, </w:t>
      </w:r>
      <w:r w:rsidRPr="001D54A2">
        <w:rPr>
          <w:b/>
          <w:bCs/>
        </w:rPr>
        <w:t>duas afirmações são verdadeiras e uma é falsa</w:t>
      </w:r>
      <w:r w:rsidRPr="001D54A2">
        <w:t>. </w:t>
      </w:r>
    </w:p>
    <w:p w:rsidRPr="001D54A2" w:rsidR="000332AB" w:rsidP="00A010D4" w:rsidRDefault="000332AB" w14:paraId="681F66FE" w14:textId="77777777">
      <w:pPr>
        <w:spacing w:line="276" w:lineRule="auto"/>
      </w:pPr>
      <w:r w:rsidRPr="001D54A2">
        <w:rPr>
          <w:b/>
          <w:bCs/>
        </w:rPr>
        <w:t>Sua tarefa é identificar a alternativa falsa em cada tema</w:t>
      </w:r>
      <w:r w:rsidRPr="001D54A2">
        <w:t>. </w:t>
      </w:r>
    </w:p>
    <w:p w:rsidRPr="001D54A2" w:rsidR="000332AB" w:rsidP="00A010D4" w:rsidRDefault="000332AB" w14:paraId="17BF1F9A" w14:textId="77777777">
      <w:pPr>
        <w:spacing w:line="276" w:lineRule="auto"/>
      </w:pPr>
      <w:r w:rsidRPr="001D54A2">
        <w:t>Ao responder, leia também os comentários para continuar refletindo sobre o tema. </w:t>
      </w:r>
    </w:p>
    <w:p w:rsidRPr="000332AB" w:rsidR="000332AB" w:rsidP="000332AB" w:rsidRDefault="000332AB" w14:paraId="1A2C1E0E" w14:textId="77777777">
      <w:r w:rsidRPr="000332AB">
        <w:t> </w:t>
      </w:r>
    </w:p>
    <w:p w:rsidRPr="000332AB" w:rsidR="000332AB" w:rsidP="000332AB" w:rsidRDefault="000332AB" w14:paraId="2989C106" w14:textId="77777777">
      <w:r w:rsidRPr="000332AB">
        <w:rPr>
          <w:b/>
          <w:bCs/>
        </w:rPr>
        <w:t>TEMA 1 | O bebê e sua entrada na cultura</w:t>
      </w:r>
      <w:r w:rsidRPr="000332AB">
        <w:t> </w:t>
      </w:r>
    </w:p>
    <w:p w:rsidRPr="000332AB" w:rsidR="000332AB" w:rsidP="000332AB" w:rsidRDefault="000332AB" w14:paraId="24BED707" w14:textId="77777777">
      <w:r w:rsidRPr="000332AB">
        <w:rPr>
          <w:b/>
          <w:bCs/>
        </w:rPr>
        <w:t>Qual alternativa é falsa?</w:t>
      </w:r>
      <w:r w:rsidRPr="000332AB">
        <w:t> </w:t>
      </w:r>
    </w:p>
    <w:p w:rsidRPr="000332AB" w:rsidR="000332AB" w:rsidP="000332AB" w:rsidRDefault="000332AB" w14:paraId="484BE4D6" w14:textId="77777777">
      <w:proofErr w:type="gramStart"/>
      <w:r w:rsidRPr="000332AB">
        <w:t>( )</w:t>
      </w:r>
      <w:proofErr w:type="gramEnd"/>
      <w:r w:rsidRPr="000332AB">
        <w:t> A. O bebê humano nasce dependente e precisa ser acolhido por pessoas que o introduzam na linguagem e na cultura. </w:t>
      </w:r>
    </w:p>
    <w:p w:rsidRPr="000332AB" w:rsidR="000332AB" w:rsidP="000332AB" w:rsidRDefault="000332AB" w14:paraId="2296AF8C" w14:textId="77777777">
      <w:r w:rsidRPr="000332AB">
        <w:rPr>
          <w:b/>
          <w:bCs/>
        </w:rPr>
        <w:t>[Se marcada</w:t>
      </w:r>
      <w:proofErr w:type="gramStart"/>
      <w:r w:rsidRPr="000332AB">
        <w:rPr>
          <w:b/>
          <w:bCs/>
        </w:rPr>
        <w:t>]</w:t>
      </w:r>
      <w:r w:rsidRPr="000332AB">
        <w:t> Esta</w:t>
      </w:r>
      <w:proofErr w:type="gramEnd"/>
      <w:r w:rsidRPr="000332AB">
        <w:t> alternativa é verdadeira. O vídeo reforça que o bebê não chega ao mundo sozinho: ele precisa ser recebido por pessoas que o apresentem às formas de viver, falar, cantar e narrar de sua comunidade. </w:t>
      </w:r>
    </w:p>
    <w:p w:rsidRPr="000332AB" w:rsidR="000332AB" w:rsidP="000332AB" w:rsidRDefault="000332AB" w14:paraId="09D9647B" w14:textId="77777777">
      <w:proofErr w:type="gramStart"/>
      <w:r w:rsidRPr="000332AB">
        <w:t>( )</w:t>
      </w:r>
      <w:proofErr w:type="gramEnd"/>
      <w:r w:rsidRPr="000332AB">
        <w:t> B. Leite, carinho, afeto e histórias também fazem parte do acolhimento cultural oferecido ao bebê. </w:t>
      </w:r>
    </w:p>
    <w:p w:rsidRPr="000332AB" w:rsidR="000332AB" w:rsidP="000332AB" w:rsidRDefault="000332AB" w14:paraId="73F07542" w14:textId="77777777">
      <w:r w:rsidRPr="000332AB">
        <w:rPr>
          <w:b/>
          <w:bCs/>
        </w:rPr>
        <w:t>[Se marcada</w:t>
      </w:r>
      <w:proofErr w:type="gramStart"/>
      <w:r w:rsidRPr="000332AB">
        <w:rPr>
          <w:b/>
          <w:bCs/>
        </w:rPr>
        <w:t>]</w:t>
      </w:r>
      <w:r w:rsidRPr="000332AB">
        <w:t> Esta</w:t>
      </w:r>
      <w:proofErr w:type="gramEnd"/>
      <w:r w:rsidRPr="000332AB">
        <w:t> alternativa é verdadeira. O cuidado com o bebê inclui experiências simbólicas e afetivas que o inserem no universo da linguagem. </w:t>
      </w:r>
    </w:p>
    <w:p w:rsidRPr="000332AB" w:rsidR="000332AB" w:rsidP="000332AB" w:rsidRDefault="000332AB" w14:paraId="6ACF561E" w14:textId="77777777">
      <w:proofErr w:type="gramStart"/>
      <w:r w:rsidRPr="000332AB">
        <w:t>( )</w:t>
      </w:r>
      <w:proofErr w:type="gramEnd"/>
      <w:r w:rsidRPr="000332AB">
        <w:t> C. O desenvolvimento da criança acontece naturalmente e independe das relações culturais estabelecidas com outras pessoas. </w:t>
      </w:r>
    </w:p>
    <w:p w:rsidRPr="000332AB" w:rsidR="000332AB" w:rsidP="000332AB" w:rsidRDefault="000332AB" w14:paraId="2F27A187" w14:textId="77777777">
      <w:r w:rsidRPr="000332AB">
        <w:rPr>
          <w:b/>
          <w:bCs/>
        </w:rPr>
        <w:t>[Resposta correta</w:t>
      </w:r>
      <w:proofErr w:type="gramStart"/>
      <w:r w:rsidRPr="000332AB">
        <w:rPr>
          <w:b/>
          <w:bCs/>
        </w:rPr>
        <w:t>]</w:t>
      </w:r>
      <w:r w:rsidRPr="000332AB">
        <w:t> Você</w:t>
      </w:r>
      <w:proofErr w:type="gramEnd"/>
      <w:r w:rsidRPr="000332AB">
        <w:t> acertou! Essa alternativa é falsa. O vídeo destaca justamente o contrário: o bebê constrói sua relação com o mundo por meio dos vínculos e das vivências culturais. </w:t>
      </w:r>
    </w:p>
    <w:p w:rsidRPr="000332AB" w:rsidR="000332AB" w:rsidP="000332AB" w:rsidRDefault="000332AB" w14:paraId="1E6C8FC9" w14:textId="77777777">
      <w:r w:rsidRPr="000332AB">
        <w:t> </w:t>
      </w:r>
    </w:p>
    <w:p w:rsidRPr="000332AB" w:rsidR="000332AB" w:rsidP="000332AB" w:rsidRDefault="000332AB" w14:paraId="45D4E065" w14:textId="77777777">
      <w:r w:rsidRPr="000332AB">
        <w:rPr>
          <w:b/>
          <w:bCs/>
        </w:rPr>
        <w:t>TEMA 2 | O livro como objeto cultural</w:t>
      </w:r>
      <w:r w:rsidRPr="000332AB">
        <w:t> </w:t>
      </w:r>
    </w:p>
    <w:p w:rsidRPr="000332AB" w:rsidR="000332AB" w:rsidP="000332AB" w:rsidRDefault="000332AB" w14:paraId="12B15C62" w14:textId="77777777">
      <w:r w:rsidRPr="000332AB">
        <w:rPr>
          <w:b/>
          <w:bCs/>
        </w:rPr>
        <w:t>Qual alternativa é falsa?</w:t>
      </w:r>
      <w:r w:rsidRPr="000332AB">
        <w:t> </w:t>
      </w:r>
    </w:p>
    <w:p w:rsidRPr="000332AB" w:rsidR="000332AB" w:rsidP="000332AB" w:rsidRDefault="000332AB" w14:paraId="3931DF56" w14:textId="77777777">
      <w:proofErr w:type="gramStart"/>
      <w:r w:rsidRPr="000332AB">
        <w:t>( )</w:t>
      </w:r>
      <w:proofErr w:type="gramEnd"/>
      <w:r w:rsidRPr="000332AB">
        <w:t> A. O livro pode ser entendido como um objeto cultural que carrega histórias, conhecimentos e diferentes linguagens. </w:t>
      </w:r>
    </w:p>
    <w:p w:rsidRPr="000332AB" w:rsidR="000332AB" w:rsidP="000332AB" w:rsidRDefault="000332AB" w14:paraId="4951C7E0" w14:textId="77777777">
      <w:r w:rsidRPr="000332AB">
        <w:rPr>
          <w:b/>
          <w:bCs/>
        </w:rPr>
        <w:t>[Se marcada</w:t>
      </w:r>
      <w:proofErr w:type="gramStart"/>
      <w:r w:rsidRPr="000332AB">
        <w:rPr>
          <w:b/>
          <w:bCs/>
        </w:rPr>
        <w:t>]</w:t>
      </w:r>
      <w:r w:rsidRPr="000332AB">
        <w:t> Esta</w:t>
      </w:r>
      <w:proofErr w:type="gramEnd"/>
      <w:r w:rsidRPr="000332AB">
        <w:t> alternativa é verdadeira. O vídeo convida a olhar para o livro como um suporte de cultura, e não apenas como recurso pedagógico. </w:t>
      </w:r>
    </w:p>
    <w:p w:rsidRPr="000332AB" w:rsidR="000332AB" w:rsidP="000332AB" w:rsidRDefault="000332AB" w14:paraId="616DA9D9" w14:textId="77777777">
      <w:proofErr w:type="gramStart"/>
      <w:r w:rsidRPr="000332AB">
        <w:t>( )</w:t>
      </w:r>
      <w:proofErr w:type="gramEnd"/>
      <w:r w:rsidRPr="000332AB">
        <w:t> B. O principal valor do livro para os bebês é ensinar letras e preparar para a alfabetização. </w:t>
      </w:r>
    </w:p>
    <w:p w:rsidRPr="000332AB" w:rsidR="000332AB" w:rsidP="000332AB" w:rsidRDefault="000332AB" w14:paraId="4719E2FE" w14:textId="77777777">
      <w:r w:rsidRPr="000332AB">
        <w:rPr>
          <w:b/>
          <w:bCs/>
        </w:rPr>
        <w:t>[Resposta correta</w:t>
      </w:r>
      <w:proofErr w:type="gramStart"/>
      <w:r w:rsidRPr="000332AB">
        <w:rPr>
          <w:b/>
          <w:bCs/>
        </w:rPr>
        <w:t>]</w:t>
      </w:r>
      <w:r w:rsidRPr="000332AB">
        <w:t> Você</w:t>
      </w:r>
      <w:proofErr w:type="gramEnd"/>
      <w:r w:rsidRPr="000332AB">
        <w:t> acertou! Essa alternativa é falsa. O vídeo supera essa ideia: o livro também oferece linguagem, vínculo, imaginação e repertório cultural. </w:t>
      </w:r>
    </w:p>
    <w:p w:rsidRPr="000332AB" w:rsidR="000332AB" w:rsidP="000332AB" w:rsidRDefault="000332AB" w14:paraId="4725F919" w14:textId="77777777">
      <w:proofErr w:type="gramStart"/>
      <w:r w:rsidRPr="000332AB">
        <w:t>( )</w:t>
      </w:r>
      <w:proofErr w:type="gramEnd"/>
      <w:r w:rsidRPr="000332AB">
        <w:t> C. Os livros aproximam os leitores de diferentes tempos, lugares, experiências e modos de viver. </w:t>
      </w:r>
    </w:p>
    <w:p w:rsidRPr="000332AB" w:rsidR="000332AB" w:rsidP="000332AB" w:rsidRDefault="000332AB" w14:paraId="16D21139" w14:textId="77777777">
      <w:r w:rsidRPr="000332AB">
        <w:rPr>
          <w:b/>
          <w:bCs/>
        </w:rPr>
        <w:t>[Se marcada</w:t>
      </w:r>
      <w:proofErr w:type="gramStart"/>
      <w:r w:rsidRPr="000332AB">
        <w:rPr>
          <w:b/>
          <w:bCs/>
        </w:rPr>
        <w:t>] </w:t>
      </w:r>
      <w:r w:rsidRPr="000332AB">
        <w:t>Esta</w:t>
      </w:r>
      <w:proofErr w:type="gramEnd"/>
      <w:r w:rsidRPr="000332AB">
        <w:t> alternativa é verdadeira. A leitura torna possível o contato com outros modos de viver e ver o mundo. </w:t>
      </w:r>
    </w:p>
    <w:p w:rsidRPr="000332AB" w:rsidR="000332AB" w:rsidP="000332AB" w:rsidRDefault="000332AB" w14:paraId="13EB62B8" w14:textId="77777777">
      <w:r w:rsidRPr="000332AB">
        <w:t> </w:t>
      </w:r>
    </w:p>
    <w:p w:rsidRPr="000332AB" w:rsidR="000332AB" w:rsidP="000332AB" w:rsidRDefault="000332AB" w14:paraId="4836EA5C" w14:textId="77777777">
      <w:r w:rsidRPr="000332AB">
        <w:rPr>
          <w:b/>
          <w:bCs/>
        </w:rPr>
        <w:t>TEMA 3 | Ler para bebês é criar tempo para o encontro</w:t>
      </w:r>
      <w:r w:rsidRPr="000332AB">
        <w:t> </w:t>
      </w:r>
    </w:p>
    <w:p w:rsidRPr="000332AB" w:rsidR="000332AB" w:rsidP="000332AB" w:rsidRDefault="000332AB" w14:paraId="7DC9AA21" w14:textId="77777777">
      <w:r w:rsidRPr="000332AB">
        <w:rPr>
          <w:b/>
          <w:bCs/>
        </w:rPr>
        <w:t>Qual alternativa é falsa?</w:t>
      </w:r>
      <w:r w:rsidRPr="000332AB">
        <w:t> </w:t>
      </w:r>
    </w:p>
    <w:p w:rsidRPr="000332AB" w:rsidR="000332AB" w:rsidP="000332AB" w:rsidRDefault="000332AB" w14:paraId="3C90A49B" w14:textId="77777777">
      <w:proofErr w:type="gramStart"/>
      <w:r w:rsidRPr="000332AB">
        <w:t>( )</w:t>
      </w:r>
      <w:proofErr w:type="gramEnd"/>
      <w:r w:rsidRPr="000332AB">
        <w:t> A. Ler para bebês pode criar momentos de pausa, presença e convivência. </w:t>
      </w:r>
    </w:p>
    <w:p w:rsidRPr="000332AB" w:rsidR="000332AB" w:rsidP="000332AB" w:rsidRDefault="000332AB" w14:paraId="1407A873" w14:textId="77777777">
      <w:r w:rsidRPr="000332AB">
        <w:rPr>
          <w:b/>
          <w:bCs/>
        </w:rPr>
        <w:t>[Se marcada</w:t>
      </w:r>
      <w:proofErr w:type="gramStart"/>
      <w:r w:rsidRPr="000332AB">
        <w:rPr>
          <w:b/>
          <w:bCs/>
        </w:rPr>
        <w:t>] </w:t>
      </w:r>
      <w:r w:rsidRPr="000332AB">
        <w:t>Esta</w:t>
      </w:r>
      <w:proofErr w:type="gramEnd"/>
      <w:r w:rsidRPr="000332AB">
        <w:t> alternativa é verdadeira. O vídeo destaca a leitura como oportunidade de desacelerar e compartilhar tempo. </w:t>
      </w:r>
    </w:p>
    <w:p w:rsidRPr="000332AB" w:rsidR="000332AB" w:rsidP="000332AB" w:rsidRDefault="000332AB" w14:paraId="04D60AF7" w14:textId="77777777">
      <w:proofErr w:type="gramStart"/>
      <w:r w:rsidRPr="000332AB">
        <w:t>( )</w:t>
      </w:r>
      <w:proofErr w:type="gramEnd"/>
      <w:r w:rsidRPr="000332AB">
        <w:t> B. Para os bebês, o mais importante na leitura é permanecer atento ao conteúdo até o final da história. </w:t>
      </w:r>
    </w:p>
    <w:p w:rsidRPr="00D14D9B" w:rsidR="00AE34D2" w:rsidP="0020470C" w:rsidRDefault="00000000" w14:paraId="69B632CB" w14:textId="77777777">
      <w:r w:rsidRPr="000332AB">
        <w:rPr>
          <w:b/>
          <w:bCs/>
        </w:rPr>
        <w:t>[Resposta correta</w:t>
      </w:r>
      <w:proofErr w:type="gramStart"/>
      <w:r w:rsidRPr="000332AB">
        <w:rPr>
          <w:b/>
          <w:bCs/>
        </w:rPr>
        <w:t>]</w:t>
      </w:r>
      <w:r w:rsidRPr="000332AB">
        <w:t> Você</w:t>
      </w:r>
      <w:proofErr w:type="gramEnd"/>
      <w:r w:rsidRPr="000332AB">
        <w:t> acertou! Essa alternativa é falsa. </w:t>
      </w:r>
      <w:r w:rsidRPr="00A966AD" w:rsidR="00A966AD">
        <w:t>Na Primeira Infância</w:t>
      </w:r>
      <w:r w:rsidRPr="000332AB">
        <w:t>, o valor da leitura está na experiência compartilhada, e não na compreensão integral do que está sendo lido. </w:t>
      </w:r>
    </w:p>
    <w:p w:rsidRPr="000332AB" w:rsidR="000332AB" w:rsidP="000332AB" w:rsidRDefault="000332AB" w14:paraId="22347528" w14:textId="77777777">
      <w:proofErr w:type="gramStart"/>
      <w:r w:rsidRPr="000332AB">
        <w:t>( )</w:t>
      </w:r>
      <w:proofErr w:type="gramEnd"/>
      <w:r w:rsidRPr="000332AB">
        <w:t> C. Narrativas oferecem contato com vocabulário, imagens e diferentes maneiras de compreender situações, sentimentos e acontecimentos do cotidiano. </w:t>
      </w:r>
    </w:p>
    <w:p w:rsidRPr="000332AB" w:rsidR="000332AB" w:rsidP="000332AB" w:rsidRDefault="000332AB" w14:paraId="517F3D32" w14:textId="77777777">
      <w:r w:rsidRPr="000332AB">
        <w:rPr>
          <w:b/>
          <w:bCs/>
        </w:rPr>
        <w:t>[Se marcada</w:t>
      </w:r>
      <w:proofErr w:type="gramStart"/>
      <w:r w:rsidRPr="000332AB">
        <w:rPr>
          <w:b/>
          <w:bCs/>
        </w:rPr>
        <w:t>] </w:t>
      </w:r>
      <w:r w:rsidRPr="000332AB">
        <w:t>Esta</w:t>
      </w:r>
      <w:proofErr w:type="gramEnd"/>
      <w:r w:rsidRPr="000332AB">
        <w:t> alternativa é verdadeira. Histórias alargam repertórios de linguagem e interpretação. </w:t>
      </w:r>
    </w:p>
    <w:p w:rsidRPr="000332AB" w:rsidR="000332AB" w:rsidP="000332AB" w:rsidRDefault="000332AB" w14:paraId="195B93D0" w14:textId="77777777">
      <w:r w:rsidRPr="000332AB">
        <w:t> </w:t>
      </w:r>
    </w:p>
    <w:p w:rsidRPr="000332AB" w:rsidR="000332AB" w:rsidP="000332AB" w:rsidRDefault="000332AB" w14:paraId="69425492" w14:textId="77777777">
      <w:r w:rsidRPr="000332AB">
        <w:rPr>
          <w:b/>
          <w:bCs/>
        </w:rPr>
        <w:t>TEMA 4 | Os bebês já começam a ler o mundo</w:t>
      </w:r>
      <w:r w:rsidRPr="000332AB">
        <w:t> </w:t>
      </w:r>
    </w:p>
    <w:p w:rsidRPr="000332AB" w:rsidR="000332AB" w:rsidP="000332AB" w:rsidRDefault="000332AB" w14:paraId="30B36637" w14:textId="77777777">
      <w:r w:rsidRPr="000332AB">
        <w:rPr>
          <w:b/>
          <w:bCs/>
        </w:rPr>
        <w:t>Qual alternativa é falsa?</w:t>
      </w:r>
      <w:r w:rsidRPr="000332AB">
        <w:t> </w:t>
      </w:r>
    </w:p>
    <w:p w:rsidRPr="000332AB" w:rsidR="000332AB" w:rsidP="000332AB" w:rsidRDefault="000332AB" w14:paraId="6D652B83" w14:textId="77777777">
      <w:proofErr w:type="gramStart"/>
      <w:r w:rsidRPr="000332AB">
        <w:t>( )</w:t>
      </w:r>
      <w:proofErr w:type="gramEnd"/>
      <w:r w:rsidRPr="000332AB">
        <w:t> A. Antes de ler palavras escritas, os bebês já observam, escutam e interpretam diferentes linguagens. </w:t>
      </w:r>
    </w:p>
    <w:p w:rsidRPr="000332AB" w:rsidR="000332AB" w:rsidP="000332AB" w:rsidRDefault="000332AB" w14:paraId="5D433121" w14:textId="77777777">
      <w:r w:rsidRPr="000332AB">
        <w:rPr>
          <w:b/>
          <w:bCs/>
        </w:rPr>
        <w:t>[Se marcada</w:t>
      </w:r>
      <w:proofErr w:type="gramStart"/>
      <w:r w:rsidRPr="000332AB">
        <w:rPr>
          <w:b/>
          <w:bCs/>
        </w:rPr>
        <w:t>] </w:t>
      </w:r>
      <w:r w:rsidRPr="000332AB">
        <w:t>Esta</w:t>
      </w:r>
      <w:proofErr w:type="gramEnd"/>
      <w:r w:rsidRPr="000332AB">
        <w:t> alternativa é verdadeira. A leitura começa muito antes da escrita convencional. </w:t>
      </w:r>
    </w:p>
    <w:p w:rsidRPr="000332AB" w:rsidR="000332AB" w:rsidP="000332AB" w:rsidRDefault="000332AB" w14:paraId="75C0B898" w14:textId="77777777">
      <w:proofErr w:type="gramStart"/>
      <w:r w:rsidRPr="000332AB">
        <w:t>( )</w:t>
      </w:r>
      <w:proofErr w:type="gramEnd"/>
      <w:r w:rsidRPr="000332AB">
        <w:t> B. Somente depois da alfabetização as crianças começam a construir sentidos sobre o mundo. </w:t>
      </w:r>
    </w:p>
    <w:p w:rsidRPr="000332AB" w:rsidR="000332AB" w:rsidP="000332AB" w:rsidRDefault="000332AB" w14:paraId="7D7697DA" w14:textId="77777777">
      <w:r w:rsidRPr="000332AB">
        <w:rPr>
          <w:b/>
          <w:bCs/>
        </w:rPr>
        <w:t>[Resposta correta</w:t>
      </w:r>
      <w:proofErr w:type="gramStart"/>
      <w:r w:rsidRPr="000332AB">
        <w:rPr>
          <w:b/>
          <w:bCs/>
        </w:rPr>
        <w:t>]</w:t>
      </w:r>
      <w:r w:rsidRPr="000332AB">
        <w:t> Você</w:t>
      </w:r>
      <w:proofErr w:type="gramEnd"/>
      <w:r w:rsidRPr="000332AB">
        <w:t> acertou! Essa alternativa é falsa. O vídeo mostra que os bebês constroem sentidos desde muito cedo por meio das relações e da linguagem. </w:t>
      </w:r>
    </w:p>
    <w:p w:rsidRPr="000332AB" w:rsidR="000332AB" w:rsidP="000332AB" w:rsidRDefault="000332AB" w14:paraId="49AC711E" w14:textId="77777777">
      <w:proofErr w:type="gramStart"/>
      <w:r w:rsidRPr="000332AB">
        <w:t>( )</w:t>
      </w:r>
      <w:proofErr w:type="gramEnd"/>
      <w:r w:rsidRPr="000332AB">
        <w:t> C. Cantigas, histórias e conversas ajudam os bebês a reconhecer diferentes formas de expressão humana. </w:t>
      </w:r>
    </w:p>
    <w:p w:rsidRPr="000332AB" w:rsidR="000332AB" w:rsidP="000332AB" w:rsidRDefault="000332AB" w14:paraId="777C6D87" w14:textId="77777777">
      <w:r w:rsidRPr="000332AB">
        <w:rPr>
          <w:b/>
          <w:bCs/>
        </w:rPr>
        <w:t>[Se marcada</w:t>
      </w:r>
      <w:proofErr w:type="gramStart"/>
      <w:r w:rsidRPr="000332AB">
        <w:rPr>
          <w:b/>
          <w:bCs/>
        </w:rPr>
        <w:t>] </w:t>
      </w:r>
      <w:r w:rsidRPr="000332AB">
        <w:t>Esta</w:t>
      </w:r>
      <w:proofErr w:type="gramEnd"/>
      <w:r w:rsidRPr="000332AB">
        <w:t> alternativa é verdadeira. O vídeo destaca que estas práticas colocam os bebês em contato com diferentes formas de expressão e ajudam a compreender o mundo desde muito cedo. </w:t>
      </w:r>
    </w:p>
    <w:p w:rsidRPr="000332AB" w:rsidR="000332AB" w:rsidP="000332AB" w:rsidRDefault="000332AB" w14:paraId="7B82C7E1" w14:textId="77777777">
      <w:r w:rsidRPr="000332AB">
        <w:t> </w:t>
      </w:r>
    </w:p>
    <w:p w:rsidRPr="000332AB" w:rsidR="000332AB" w:rsidP="000332AB" w:rsidRDefault="000332AB" w14:paraId="633AFC0C" w14:textId="77777777">
      <w:r w:rsidRPr="000332AB">
        <w:rPr>
          <w:b/>
          <w:bCs/>
        </w:rPr>
        <w:t>TEMA 5 | Literatura, imaginação e simbolização</w:t>
      </w:r>
      <w:r w:rsidRPr="000332AB">
        <w:t> </w:t>
      </w:r>
    </w:p>
    <w:p w:rsidRPr="000332AB" w:rsidR="000332AB" w:rsidP="000332AB" w:rsidRDefault="000332AB" w14:paraId="68E43531" w14:textId="77777777">
      <w:r w:rsidRPr="000332AB">
        <w:rPr>
          <w:b/>
          <w:bCs/>
        </w:rPr>
        <w:t>Qual alternativa é falsa?</w:t>
      </w:r>
      <w:r w:rsidRPr="000332AB">
        <w:t> </w:t>
      </w:r>
    </w:p>
    <w:p w:rsidRPr="000332AB" w:rsidR="000332AB" w:rsidP="000332AB" w:rsidRDefault="000332AB" w14:paraId="15D99B07" w14:textId="77777777">
      <w:proofErr w:type="gramStart"/>
      <w:r w:rsidRPr="000332AB">
        <w:t>( )</w:t>
      </w:r>
      <w:proofErr w:type="gramEnd"/>
      <w:r w:rsidRPr="000332AB">
        <w:t> A. A literatura contribui para alimentar a imaginação e criar imagens internas sobre o mundo. </w:t>
      </w:r>
    </w:p>
    <w:p w:rsidRPr="000332AB" w:rsidR="000332AB" w:rsidP="000332AB" w:rsidRDefault="000332AB" w14:paraId="581D298B" w14:textId="77777777">
      <w:r w:rsidRPr="000332AB">
        <w:rPr>
          <w:b/>
          <w:bCs/>
        </w:rPr>
        <w:t>[Se marcada</w:t>
      </w:r>
      <w:proofErr w:type="gramStart"/>
      <w:r w:rsidRPr="000332AB">
        <w:rPr>
          <w:b/>
          <w:bCs/>
        </w:rPr>
        <w:t>] </w:t>
      </w:r>
      <w:r w:rsidRPr="000332AB">
        <w:t>Esta</w:t>
      </w:r>
      <w:proofErr w:type="gramEnd"/>
      <w:r w:rsidRPr="000332AB">
        <w:t> alternativa é verdadeira. As narrativas ajudam a representar experiências e </w:t>
      </w:r>
      <w:proofErr w:type="gramStart"/>
      <w:r w:rsidRPr="000332AB">
        <w:t>criar novos</w:t>
      </w:r>
      <w:proofErr w:type="gramEnd"/>
      <w:r w:rsidRPr="000332AB">
        <w:t> sentidos. </w:t>
      </w:r>
    </w:p>
    <w:p w:rsidRPr="000332AB" w:rsidR="000332AB" w:rsidP="000332AB" w:rsidRDefault="000332AB" w14:paraId="71CF96B4" w14:textId="77777777">
      <w:proofErr w:type="gramStart"/>
      <w:r w:rsidRPr="000332AB">
        <w:t>( )</w:t>
      </w:r>
      <w:proofErr w:type="gramEnd"/>
      <w:r w:rsidRPr="000332AB">
        <w:t> B. O contato com histórias pode transmitir formas de sentir e compreender diferentes experiências humanas. </w:t>
      </w:r>
    </w:p>
    <w:p w:rsidRPr="000332AB" w:rsidR="000332AB" w:rsidP="000332AB" w:rsidRDefault="000332AB" w14:paraId="43D57618" w14:textId="77777777">
      <w:r w:rsidRPr="000332AB">
        <w:rPr>
          <w:b/>
          <w:bCs/>
        </w:rPr>
        <w:t>[Se marcada</w:t>
      </w:r>
      <w:proofErr w:type="gramStart"/>
      <w:r w:rsidRPr="000332AB">
        <w:rPr>
          <w:b/>
          <w:bCs/>
        </w:rPr>
        <w:t>] </w:t>
      </w:r>
      <w:r w:rsidRPr="000332AB">
        <w:t>Esta</w:t>
      </w:r>
      <w:proofErr w:type="gramEnd"/>
      <w:r w:rsidRPr="000332AB">
        <w:t> alternativa é verdadeira. A literatura amplia repertórios emocionais e culturais. </w:t>
      </w:r>
    </w:p>
    <w:p w:rsidRPr="000332AB" w:rsidR="000332AB" w:rsidP="000332AB" w:rsidRDefault="000332AB" w14:paraId="6F20568D" w14:textId="77777777">
      <w:proofErr w:type="gramStart"/>
      <w:r w:rsidRPr="000332AB">
        <w:t>( )</w:t>
      </w:r>
      <w:proofErr w:type="gramEnd"/>
      <w:r w:rsidRPr="000332AB">
        <w:t> C. Livros de literatura devem ser usados principalmente para ensinar conteúdos objetivos aos bebês. </w:t>
      </w:r>
    </w:p>
    <w:p w:rsidRPr="000332AB" w:rsidR="000332AB" w:rsidP="000332AB" w:rsidRDefault="000332AB" w14:paraId="46A54546" w14:textId="77777777">
      <w:r w:rsidRPr="000332AB">
        <w:rPr>
          <w:b/>
          <w:bCs/>
        </w:rPr>
        <w:t>[Resposta correta</w:t>
      </w:r>
      <w:proofErr w:type="gramStart"/>
      <w:r w:rsidRPr="000332AB">
        <w:rPr>
          <w:b/>
          <w:bCs/>
        </w:rPr>
        <w:t>]</w:t>
      </w:r>
      <w:r w:rsidRPr="000332AB">
        <w:t> Você</w:t>
      </w:r>
      <w:proofErr w:type="gramEnd"/>
      <w:r w:rsidRPr="000332AB">
        <w:t> acertou! Essa alternativa é falsa. O vídeo apresenta a literatura como experiência estética, simbólica e imaginativa, e não apenas pedagógica.  </w:t>
      </w:r>
    </w:p>
    <w:p w:rsidRPr="000332AB" w:rsidR="000332AB" w:rsidP="000332AB" w:rsidRDefault="000332AB" w14:paraId="4D5F778E" w14:textId="77777777">
      <w:r w:rsidRPr="000332AB">
        <w:t> </w:t>
      </w:r>
    </w:p>
    <w:p w:rsidRPr="000332AB" w:rsidR="000332AB" w:rsidP="000332AB" w:rsidRDefault="000332AB" w14:paraId="627A565B" w14:textId="77777777">
      <w:r w:rsidRPr="000332AB">
        <w:rPr>
          <w:b/>
          <w:bCs/>
        </w:rPr>
        <w:t>TEMA 6 | Ler histórias como ritual de acolhimento</w:t>
      </w:r>
      <w:r w:rsidRPr="000332AB">
        <w:t> </w:t>
      </w:r>
    </w:p>
    <w:p w:rsidRPr="000332AB" w:rsidR="000332AB" w:rsidP="000332AB" w:rsidRDefault="000332AB" w14:paraId="0A4FBDC0" w14:textId="77777777">
      <w:r w:rsidRPr="000332AB">
        <w:rPr>
          <w:b/>
          <w:bCs/>
        </w:rPr>
        <w:t>Qual alternativa é falsa?</w:t>
      </w:r>
      <w:r w:rsidRPr="000332AB">
        <w:t> </w:t>
      </w:r>
    </w:p>
    <w:p w:rsidRPr="000332AB" w:rsidR="000332AB" w:rsidP="000332AB" w:rsidRDefault="000332AB" w14:paraId="302F1650" w14:textId="77777777">
      <w:proofErr w:type="gramStart"/>
      <w:r w:rsidRPr="000332AB">
        <w:t>( )</w:t>
      </w:r>
      <w:proofErr w:type="gramEnd"/>
      <w:r w:rsidRPr="000332AB">
        <w:t> A. A leitura para bebês é mais eficiente quando acontece sem conversa ou interação. </w:t>
      </w:r>
    </w:p>
    <w:p w:rsidRPr="000332AB" w:rsidR="000332AB" w:rsidP="000332AB" w:rsidRDefault="000332AB" w14:paraId="1977D14F" w14:textId="77777777">
      <w:r w:rsidRPr="000332AB">
        <w:rPr>
          <w:b/>
          <w:bCs/>
        </w:rPr>
        <w:t>[Resposta correta</w:t>
      </w:r>
      <w:proofErr w:type="gramStart"/>
      <w:r w:rsidRPr="000332AB">
        <w:rPr>
          <w:b/>
          <w:bCs/>
        </w:rPr>
        <w:t>]</w:t>
      </w:r>
      <w:r w:rsidRPr="000332AB">
        <w:t> Você</w:t>
      </w:r>
      <w:proofErr w:type="gramEnd"/>
      <w:r w:rsidRPr="000332AB">
        <w:t> acertou! Essa alternativa é falsa. O vídeo valoriza justamente o encontro, a troca e o compartilhamento durante a leitura. </w:t>
      </w:r>
    </w:p>
    <w:p w:rsidRPr="000332AB" w:rsidR="000332AB" w:rsidP="000332AB" w:rsidRDefault="000332AB" w14:paraId="24A579CD" w14:textId="77777777">
      <w:proofErr w:type="gramStart"/>
      <w:r w:rsidRPr="000332AB">
        <w:t>( )</w:t>
      </w:r>
      <w:proofErr w:type="gramEnd"/>
      <w:r w:rsidRPr="000332AB">
        <w:t> B. Ler ou contar histórias pode fortalecer vínculos e criar espaços de escuta. </w:t>
      </w:r>
    </w:p>
    <w:p w:rsidRPr="000332AB" w:rsidR="000332AB" w:rsidP="000332AB" w:rsidRDefault="000332AB" w14:paraId="7B3E667D" w14:textId="77777777">
      <w:r w:rsidRPr="000332AB">
        <w:rPr>
          <w:b/>
          <w:bCs/>
        </w:rPr>
        <w:t>[Se marcada</w:t>
      </w:r>
      <w:proofErr w:type="gramStart"/>
      <w:r w:rsidRPr="000332AB">
        <w:rPr>
          <w:b/>
          <w:bCs/>
        </w:rPr>
        <w:t>] </w:t>
      </w:r>
      <w:r w:rsidRPr="000332AB">
        <w:t>Esta</w:t>
      </w:r>
      <w:proofErr w:type="gramEnd"/>
      <w:r w:rsidRPr="000332AB">
        <w:t> alternativa é verdadeira. A leitura compartilhada também é uma forma de se relacionar com o outro. </w:t>
      </w:r>
    </w:p>
    <w:p w:rsidRPr="000332AB" w:rsidR="000332AB" w:rsidP="000332AB" w:rsidRDefault="000332AB" w14:paraId="23EED262" w14:textId="77777777">
      <w:proofErr w:type="gramStart"/>
      <w:r w:rsidRPr="000332AB">
        <w:t>( )</w:t>
      </w:r>
      <w:proofErr w:type="gramEnd"/>
      <w:r w:rsidRPr="000332AB">
        <w:t> C. Histórias podem criar oportunidades de convivência e aproximação entre adultos e crianças. </w:t>
      </w:r>
    </w:p>
    <w:p w:rsidRPr="000332AB" w:rsidR="000332AB" w:rsidP="000332AB" w:rsidRDefault="000332AB" w14:paraId="1C09AE94" w14:textId="77777777">
      <w:r w:rsidRPr="000332AB">
        <w:rPr>
          <w:b/>
          <w:bCs/>
        </w:rPr>
        <w:t>[Se marcada</w:t>
      </w:r>
      <w:proofErr w:type="gramStart"/>
      <w:r w:rsidRPr="000332AB">
        <w:rPr>
          <w:b/>
          <w:bCs/>
        </w:rPr>
        <w:t>] </w:t>
      </w:r>
      <w:r w:rsidRPr="000332AB">
        <w:t>Esta</w:t>
      </w:r>
      <w:proofErr w:type="gramEnd"/>
      <w:r w:rsidRPr="000332AB">
        <w:t> alternativa é verdadeira. A leitura também constrói e fortalece vínculos. </w:t>
      </w:r>
    </w:p>
    <w:p w:rsidRPr="000332AB" w:rsidR="000332AB" w:rsidP="000332AB" w:rsidRDefault="000332AB" w14:paraId="3A7B275A" w14:textId="77777777">
      <w:r w:rsidRPr="000332AB">
        <w:t> </w:t>
      </w:r>
    </w:p>
    <w:p w:rsidRPr="000332AB" w:rsidR="000332AB" w:rsidP="000332AB" w:rsidRDefault="000332AB" w14:paraId="21A17B64" w14:textId="77777777">
      <w:r w:rsidRPr="000332AB">
        <w:rPr>
          <w:b/>
          <w:bCs/>
        </w:rPr>
        <w:t>TEMA 7 | Livro e experiências sensoriais</w:t>
      </w:r>
      <w:r w:rsidRPr="000332AB">
        <w:t> </w:t>
      </w:r>
    </w:p>
    <w:p w:rsidRPr="000332AB" w:rsidR="000332AB" w:rsidP="000332AB" w:rsidRDefault="000332AB" w14:paraId="4B07810C" w14:textId="77777777">
      <w:r w:rsidRPr="000332AB">
        <w:rPr>
          <w:b/>
          <w:bCs/>
        </w:rPr>
        <w:t>Qual alternativa é falsa?</w:t>
      </w:r>
      <w:r w:rsidRPr="000332AB">
        <w:t> </w:t>
      </w:r>
    </w:p>
    <w:p w:rsidRPr="000332AB" w:rsidR="000332AB" w:rsidP="000332AB" w:rsidRDefault="000332AB" w14:paraId="79EE7B67" w14:textId="77777777">
      <w:proofErr w:type="gramStart"/>
      <w:r w:rsidRPr="000332AB">
        <w:t>( )</w:t>
      </w:r>
      <w:proofErr w:type="gramEnd"/>
      <w:r w:rsidRPr="000332AB">
        <w:t> A. O livro permite experiências corporais como tocar, virar páginas e explorar materialidades. </w:t>
      </w:r>
    </w:p>
    <w:p w:rsidRPr="000332AB" w:rsidR="000332AB" w:rsidP="000332AB" w:rsidRDefault="000332AB" w14:paraId="4D011AA6" w14:textId="77777777">
      <w:r w:rsidRPr="000332AB">
        <w:rPr>
          <w:b/>
          <w:bCs/>
        </w:rPr>
        <w:t>[Se marcada</w:t>
      </w:r>
      <w:proofErr w:type="gramStart"/>
      <w:r w:rsidRPr="000332AB">
        <w:rPr>
          <w:b/>
          <w:bCs/>
        </w:rPr>
        <w:t>] </w:t>
      </w:r>
      <w:r w:rsidRPr="000332AB">
        <w:t>Esta</w:t>
      </w:r>
      <w:proofErr w:type="gramEnd"/>
      <w:r w:rsidRPr="000332AB">
        <w:t> alternativa é verdadeira. O contato físico com o livro também faz parte da experiência leitora. </w:t>
      </w:r>
    </w:p>
    <w:p w:rsidRPr="00D14D9B" w:rsidR="00AE34D2" w:rsidP="00D057B5" w:rsidRDefault="00000000" w14:paraId="14E579E5" w14:textId="77777777">
      <w:proofErr w:type="gramStart"/>
      <w:r w:rsidRPr="000332AB">
        <w:t>( )</w:t>
      </w:r>
      <w:proofErr w:type="gramEnd"/>
      <w:r w:rsidRPr="000332AB">
        <w:t xml:space="preserve"> B. Como existem telas digitais, os livros perderam relevância para as tecnologias na </w:t>
      </w:r>
      <w:r w:rsidRPr="00385E59" w:rsidR="00385E59">
        <w:t>Primeira Infância. </w:t>
      </w:r>
    </w:p>
    <w:p w:rsidRPr="000332AB" w:rsidR="000332AB" w:rsidP="000332AB" w:rsidRDefault="000332AB" w14:paraId="3E63CE40" w14:textId="77777777">
      <w:r w:rsidRPr="000332AB">
        <w:rPr>
          <w:b/>
          <w:bCs/>
        </w:rPr>
        <w:t>[Resposta correta</w:t>
      </w:r>
      <w:proofErr w:type="gramStart"/>
      <w:r w:rsidRPr="000332AB">
        <w:rPr>
          <w:b/>
          <w:bCs/>
        </w:rPr>
        <w:t>]</w:t>
      </w:r>
      <w:r w:rsidRPr="000332AB">
        <w:t> Você</w:t>
      </w:r>
      <w:proofErr w:type="gramEnd"/>
      <w:r w:rsidRPr="000332AB">
        <w:t> acertou! Essa alternativa é falsa. O vídeo argumenta que o livro oferece experiências específicas que continuam importantes. </w:t>
      </w:r>
    </w:p>
    <w:p w:rsidRPr="000332AB" w:rsidR="000332AB" w:rsidP="000332AB" w:rsidRDefault="000332AB" w14:paraId="15EC45BE" w14:textId="77777777">
      <w:proofErr w:type="gramStart"/>
      <w:r w:rsidRPr="000332AB">
        <w:t>( )</w:t>
      </w:r>
      <w:proofErr w:type="gramEnd"/>
      <w:r w:rsidRPr="000332AB">
        <w:t> C. O livro pode ser apropriado pelas crianças como objeto de brincadeira e descoberta. </w:t>
      </w:r>
    </w:p>
    <w:p w:rsidRPr="000332AB" w:rsidR="000332AB" w:rsidP="000332AB" w:rsidRDefault="000332AB" w14:paraId="243C515B" w14:textId="77777777">
      <w:r w:rsidRPr="000332AB">
        <w:rPr>
          <w:b/>
          <w:bCs/>
        </w:rPr>
        <w:t>[Se marcada</w:t>
      </w:r>
      <w:proofErr w:type="gramStart"/>
      <w:r w:rsidRPr="000332AB">
        <w:rPr>
          <w:b/>
          <w:bCs/>
        </w:rPr>
        <w:t>] </w:t>
      </w:r>
      <w:r w:rsidRPr="000332AB">
        <w:t>Esta</w:t>
      </w:r>
      <w:proofErr w:type="gramEnd"/>
      <w:r w:rsidRPr="000332AB">
        <w:t> alternativa é verdadeira. Explorar o objeto também é uma forma de ler. </w:t>
      </w:r>
    </w:p>
    <w:p w:rsidRPr="000332AB" w:rsidR="000332AB" w:rsidP="000332AB" w:rsidRDefault="000332AB" w14:paraId="3909E6E7" w14:textId="77777777">
      <w:r w:rsidRPr="000332AB">
        <w:t> </w:t>
      </w:r>
    </w:p>
    <w:p w:rsidRPr="000332AB" w:rsidR="000332AB" w:rsidP="000332AB" w:rsidRDefault="000332AB" w14:paraId="4BEBF366" w14:textId="77777777">
      <w:r w:rsidRPr="000332AB">
        <w:rPr>
          <w:b/>
          <w:bCs/>
        </w:rPr>
        <w:t>TEMA 8 | Toda pessoa pode mediar leitura</w:t>
      </w:r>
      <w:r w:rsidRPr="000332AB">
        <w:t> </w:t>
      </w:r>
    </w:p>
    <w:p w:rsidRPr="000332AB" w:rsidR="000332AB" w:rsidP="000332AB" w:rsidRDefault="000332AB" w14:paraId="35E574D6" w14:textId="77777777">
      <w:r w:rsidRPr="000332AB">
        <w:rPr>
          <w:b/>
          <w:bCs/>
        </w:rPr>
        <w:t>Qual alternativa é falsa?</w:t>
      </w:r>
      <w:r w:rsidRPr="000332AB">
        <w:t> </w:t>
      </w:r>
    </w:p>
    <w:p w:rsidRPr="000332AB" w:rsidR="000332AB" w:rsidP="000332AB" w:rsidRDefault="000332AB" w14:paraId="3EBFF4FB" w14:textId="77777777">
      <w:proofErr w:type="gramStart"/>
      <w:r w:rsidRPr="000332AB">
        <w:t>( )</w:t>
      </w:r>
      <w:proofErr w:type="gramEnd"/>
      <w:r w:rsidRPr="000332AB">
        <w:t> A. Não é necessário ter formação especializada para compartilhar histórias com bebês. </w:t>
      </w:r>
    </w:p>
    <w:p w:rsidRPr="000332AB" w:rsidR="000332AB" w:rsidP="000332AB" w:rsidRDefault="000332AB" w14:paraId="652626B6" w14:textId="77777777">
      <w:r w:rsidRPr="000332AB">
        <w:rPr>
          <w:b/>
          <w:bCs/>
        </w:rPr>
        <w:t>[Se marcada</w:t>
      </w:r>
      <w:proofErr w:type="gramStart"/>
      <w:r w:rsidRPr="000332AB">
        <w:rPr>
          <w:b/>
          <w:bCs/>
        </w:rPr>
        <w:t>] </w:t>
      </w:r>
      <w:r w:rsidRPr="000332AB">
        <w:t>Esta</w:t>
      </w:r>
      <w:proofErr w:type="gramEnd"/>
      <w:r w:rsidRPr="000332AB">
        <w:t> alternativa é verdadeira. O vídeo reforça que todos podem participar da mediação de leitura. </w:t>
      </w:r>
    </w:p>
    <w:p w:rsidRPr="000332AB" w:rsidR="000332AB" w:rsidP="000332AB" w:rsidRDefault="000332AB" w14:paraId="03A7F2AE" w14:textId="77777777">
      <w:proofErr w:type="gramStart"/>
      <w:r w:rsidRPr="000332AB">
        <w:t>( )</w:t>
      </w:r>
      <w:proofErr w:type="gramEnd"/>
      <w:r w:rsidRPr="000332AB">
        <w:t> B. Apenas pessoas que já têm hábito intenso de leitura conseguem ser mediadoras de leitura. </w:t>
      </w:r>
    </w:p>
    <w:p w:rsidRPr="000332AB" w:rsidR="000332AB" w:rsidP="000332AB" w:rsidRDefault="000332AB" w14:paraId="5D15B987" w14:textId="77777777">
      <w:r w:rsidRPr="000332AB">
        <w:rPr>
          <w:b/>
          <w:bCs/>
        </w:rPr>
        <w:t>[Resposta correta</w:t>
      </w:r>
      <w:proofErr w:type="gramStart"/>
      <w:r w:rsidRPr="000332AB">
        <w:rPr>
          <w:b/>
          <w:bCs/>
        </w:rPr>
        <w:t>]</w:t>
      </w:r>
      <w:r w:rsidRPr="000332AB">
        <w:t> Você</w:t>
      </w:r>
      <w:proofErr w:type="gramEnd"/>
      <w:r w:rsidRPr="000332AB">
        <w:t> acertou! Essa alternativa é falsa. Ser leitor ou leitora ajuda, mas todas as pessoas têm histórias, memórias e formas próprias de narrar. </w:t>
      </w:r>
    </w:p>
    <w:p w:rsidRPr="000332AB" w:rsidR="000332AB" w:rsidP="000332AB" w:rsidRDefault="000332AB" w14:paraId="257B525A" w14:textId="77777777">
      <w:proofErr w:type="gramStart"/>
      <w:r w:rsidRPr="000332AB">
        <w:t>( )</w:t>
      </w:r>
      <w:proofErr w:type="gramEnd"/>
      <w:r w:rsidRPr="000332AB">
        <w:t> C. Livros também podem apoiar quem ainda está construindo confiança para contar histórias. </w:t>
      </w:r>
    </w:p>
    <w:p w:rsidRPr="000332AB" w:rsidR="000332AB" w:rsidP="000332AB" w:rsidRDefault="000332AB" w14:paraId="0713062A" w14:textId="77777777">
      <w:r w:rsidRPr="000332AB">
        <w:rPr>
          <w:b/>
          <w:bCs/>
        </w:rPr>
        <w:t>[Se marcada</w:t>
      </w:r>
      <w:proofErr w:type="gramStart"/>
      <w:r w:rsidRPr="000332AB">
        <w:rPr>
          <w:b/>
          <w:bCs/>
        </w:rPr>
        <w:t>] </w:t>
      </w:r>
      <w:r w:rsidRPr="000332AB">
        <w:t>Esta</w:t>
      </w:r>
      <w:proofErr w:type="gramEnd"/>
      <w:r w:rsidRPr="000332AB">
        <w:t> alternativa é verdadeira. O vídeo lembra que os livros podem funcionar como apoio para quem não se sente à vontade para contar histórias de memória: eles oferecem palavras, imagens e narrativas que ajudam a iniciar esse encontro entre a leitura e os bebês e crianças pequenas.</w:t>
      </w:r>
    </w:p>
    <w:p w:rsidRPr="00715551" w:rsidR="003C3287" w:rsidP="003C3287" w:rsidRDefault="003C3287" w14:paraId="6E5F35D1" w14:textId="599139B3">
      <w:pPr>
        <w:rPr>
          <w:b/>
          <w:bCs/>
        </w:rPr>
      </w:pPr>
      <w:r>
        <w:rPr>
          <w:b/>
          <w:bCs/>
        </w:rPr>
        <w:t xml:space="preserve">&gt; FIM </w:t>
      </w:r>
      <w:r w:rsidR="001D54A2">
        <w:rPr>
          <w:b/>
          <w:bCs/>
        </w:rPr>
        <w:t>DA</w:t>
      </w:r>
      <w:r>
        <w:rPr>
          <w:b/>
          <w:bCs/>
        </w:rPr>
        <w:t xml:space="preserve"> ATIVIDADE 1</w:t>
      </w:r>
    </w:p>
    <w:p w:rsidR="000332AB" w:rsidRDefault="000332AB" w14:paraId="45E46C9E" w14:textId="77777777"/>
    <w:p w:rsidR="001B3F3F" w:rsidRDefault="001B3F3F" w14:paraId="09F5BFE9" w14:textId="77777777"/>
    <w:p w:rsidRPr="00361E36" w:rsidR="001B3F3F" w:rsidP="001B3F3F" w:rsidRDefault="001B3F3F" w14:paraId="70359BA7" w14:textId="762BC569">
      <w:pPr>
        <w:rPr>
          <w:sz w:val="32"/>
          <w:szCs w:val="32"/>
        </w:rPr>
      </w:pPr>
      <w:r w:rsidRPr="00361E36">
        <w:rPr>
          <w:b/>
          <w:bCs/>
          <w:sz w:val="32"/>
          <w:szCs w:val="32"/>
        </w:rPr>
        <w:t>PARTE II</w:t>
      </w:r>
      <w:r w:rsidRPr="00361E36" w:rsidR="00CA5F25">
        <w:rPr>
          <w:b/>
          <w:bCs/>
          <w:sz w:val="32"/>
          <w:szCs w:val="32"/>
        </w:rPr>
        <w:t>I</w:t>
      </w:r>
      <w:r w:rsidRPr="00361E36">
        <w:rPr>
          <w:b/>
          <w:bCs/>
          <w:sz w:val="32"/>
          <w:szCs w:val="32"/>
        </w:rPr>
        <w:t xml:space="preserve"> – </w:t>
      </w:r>
      <w:r w:rsidRPr="00361E36" w:rsidR="00CA5F25">
        <w:rPr>
          <w:b/>
          <w:bCs/>
          <w:sz w:val="32"/>
          <w:szCs w:val="32"/>
        </w:rPr>
        <w:t>O QUE É MEDIAR LEITURA COM A PRIMEIRA INFÂNCIA?</w:t>
      </w:r>
      <w:r w:rsidRPr="00361E36">
        <w:rPr>
          <w:sz w:val="32"/>
          <w:szCs w:val="32"/>
        </w:rPr>
        <w:t> </w:t>
      </w:r>
    </w:p>
    <w:p w:rsidR="001B3F3F" w:rsidP="001B3F3F" w:rsidRDefault="001B3F3F" w14:paraId="53A15259" w14:textId="77777777">
      <w:pPr>
        <w:rPr>
          <w:b/>
          <w:bCs/>
        </w:rPr>
      </w:pPr>
    </w:p>
    <w:p w:rsidR="001D54A2" w:rsidP="001B3F3F" w:rsidRDefault="001D54A2" w14:paraId="705F2F1B" w14:textId="77777777">
      <w:pPr>
        <w:rPr>
          <w:b/>
          <w:bCs/>
        </w:rPr>
      </w:pPr>
    </w:p>
    <w:p w:rsidRPr="00672C37" w:rsidR="001B3F3F" w:rsidP="001B3F3F" w:rsidRDefault="001B3F3F" w14:paraId="495A2B1A" w14:textId="0078B253">
      <w:pPr>
        <w:rPr>
          <w:b/>
          <w:bCs/>
          <w:sz w:val="32"/>
          <w:szCs w:val="32"/>
        </w:rPr>
      </w:pPr>
      <w:r w:rsidRPr="00672C37">
        <w:rPr>
          <w:b/>
          <w:bCs/>
          <w:sz w:val="32"/>
          <w:szCs w:val="32"/>
        </w:rPr>
        <w:t xml:space="preserve">[CARD LIÇÃO </w:t>
      </w:r>
      <w:r w:rsidRPr="00672C37" w:rsidR="00672C37">
        <w:rPr>
          <w:b/>
          <w:bCs/>
          <w:sz w:val="32"/>
          <w:szCs w:val="32"/>
        </w:rPr>
        <w:t>3</w:t>
      </w:r>
      <w:r w:rsidRPr="00672C37">
        <w:rPr>
          <w:b/>
          <w:bCs/>
          <w:sz w:val="32"/>
          <w:szCs w:val="32"/>
        </w:rPr>
        <w:t xml:space="preserve">] </w:t>
      </w:r>
    </w:p>
    <w:p w:rsidRPr="00672C37" w:rsidR="001B3F3F" w:rsidP="001B3F3F" w:rsidRDefault="001B3F3F" w14:paraId="23346794" w14:textId="0E6AF7C5">
      <w:pPr>
        <w:rPr>
          <w:b/>
          <w:bCs/>
          <w:color w:val="EE0000"/>
          <w:sz w:val="32"/>
          <w:szCs w:val="32"/>
        </w:rPr>
      </w:pPr>
      <w:r w:rsidRPr="00672C37">
        <w:rPr>
          <w:b/>
          <w:bCs/>
          <w:sz w:val="32"/>
          <w:szCs w:val="32"/>
        </w:rPr>
        <w:t xml:space="preserve">Título: </w:t>
      </w:r>
      <w:r w:rsidR="0027084E">
        <w:rPr>
          <w:b/>
          <w:bCs/>
          <w:color w:val="EE0000"/>
          <w:sz w:val="32"/>
          <w:szCs w:val="32"/>
        </w:rPr>
        <w:t xml:space="preserve">O </w:t>
      </w:r>
      <w:r w:rsidR="00377F2B">
        <w:rPr>
          <w:b/>
          <w:bCs/>
          <w:color w:val="EE0000"/>
          <w:sz w:val="32"/>
          <w:szCs w:val="32"/>
        </w:rPr>
        <w:t>P</w:t>
      </w:r>
      <w:r w:rsidR="0027084E">
        <w:rPr>
          <w:b/>
          <w:bCs/>
          <w:color w:val="EE0000"/>
          <w:sz w:val="32"/>
          <w:szCs w:val="32"/>
        </w:rPr>
        <w:t xml:space="preserve">apel da </w:t>
      </w:r>
      <w:r w:rsidR="00377F2B">
        <w:rPr>
          <w:b/>
          <w:bCs/>
          <w:color w:val="EE0000"/>
          <w:sz w:val="32"/>
          <w:szCs w:val="32"/>
        </w:rPr>
        <w:t>M</w:t>
      </w:r>
      <w:r w:rsidR="0027084E">
        <w:rPr>
          <w:b/>
          <w:bCs/>
          <w:color w:val="EE0000"/>
          <w:sz w:val="32"/>
          <w:szCs w:val="32"/>
        </w:rPr>
        <w:t>ediação</w:t>
      </w:r>
    </w:p>
    <w:p w:rsidRPr="006679DE" w:rsidR="00361E36" w:rsidP="001B3F3F" w:rsidRDefault="00361E36" w14:paraId="7212381B" w14:textId="77777777">
      <w:pPr>
        <w:rPr>
          <w:b/>
          <w:bCs/>
          <w:sz w:val="28"/>
          <w:szCs w:val="28"/>
        </w:rPr>
      </w:pPr>
    </w:p>
    <w:p w:rsidRPr="00361E36" w:rsidR="001B3F3F" w:rsidP="001B3F3F" w:rsidRDefault="00361E36" w14:paraId="2C765828" w14:textId="581B429F">
      <w:pPr>
        <w:rPr>
          <w:b/>
          <w:bCs/>
        </w:rPr>
      </w:pPr>
      <w:r>
        <w:rPr>
          <w:b/>
          <w:bCs/>
        </w:rPr>
        <w:t xml:space="preserve">&gt; </w:t>
      </w:r>
      <w:r w:rsidR="00430B76">
        <w:rPr>
          <w:b/>
          <w:bCs/>
        </w:rPr>
        <w:t>INÍCIO DA</w:t>
      </w:r>
      <w:r>
        <w:rPr>
          <w:b/>
          <w:bCs/>
        </w:rPr>
        <w:t xml:space="preserve"> LIÇÃO </w:t>
      </w:r>
      <w:r w:rsidR="00D20B78">
        <w:rPr>
          <w:b/>
          <w:bCs/>
        </w:rPr>
        <w:t>3</w:t>
      </w:r>
    </w:p>
    <w:p w:rsidRPr="00662BE9" w:rsidR="001B3F3F" w:rsidP="001B3F3F" w:rsidRDefault="001B3F3F" w14:paraId="5320C3A2" w14:textId="3381851C">
      <w:pPr>
        <w:rPr>
          <w:b/>
          <w:bCs/>
          <w:sz w:val="28"/>
          <w:szCs w:val="28"/>
          <w:highlight w:val="lightGray"/>
        </w:rPr>
      </w:pPr>
      <w:r w:rsidRPr="00662BE9">
        <w:rPr>
          <w:b/>
          <w:bCs/>
          <w:sz w:val="28"/>
          <w:szCs w:val="28"/>
          <w:highlight w:val="lightGray"/>
        </w:rPr>
        <w:t xml:space="preserve">[LIÇÃO </w:t>
      </w:r>
      <w:r w:rsidR="00672C37">
        <w:rPr>
          <w:b/>
          <w:bCs/>
          <w:sz w:val="28"/>
          <w:szCs w:val="28"/>
          <w:highlight w:val="lightGray"/>
        </w:rPr>
        <w:t>3</w:t>
      </w:r>
      <w:r w:rsidRPr="00662BE9">
        <w:rPr>
          <w:b/>
          <w:bCs/>
          <w:sz w:val="28"/>
          <w:szCs w:val="28"/>
          <w:highlight w:val="lightGray"/>
        </w:rPr>
        <w:t xml:space="preserve"> &gt; PÁGINA </w:t>
      </w:r>
      <w:r w:rsidRPr="008F6DD9" w:rsidR="008F6DD9">
        <w:rPr>
          <w:b/>
          <w:bCs/>
          <w:sz w:val="28"/>
          <w:szCs w:val="28"/>
          <w:highlight w:val="lightGray"/>
        </w:rPr>
        <w:t>1</w:t>
      </w:r>
      <w:r w:rsidRPr="00662BE9">
        <w:rPr>
          <w:b/>
          <w:bCs/>
          <w:sz w:val="28"/>
          <w:szCs w:val="28"/>
          <w:highlight w:val="lightGray"/>
        </w:rPr>
        <w:t xml:space="preserve">]  </w:t>
      </w:r>
    </w:p>
    <w:p w:rsidR="001B3F3F" w:rsidP="001B3F3F" w:rsidRDefault="001B3F3F" w14:paraId="2AFDF42C" w14:textId="38552030">
      <w:pPr>
        <w:rPr>
          <w:b/>
          <w:bCs/>
          <w:color w:val="EE0000"/>
          <w:sz w:val="28"/>
          <w:szCs w:val="28"/>
        </w:rPr>
      </w:pPr>
      <w:r w:rsidRPr="00662BE9">
        <w:rPr>
          <w:b/>
          <w:bCs/>
          <w:sz w:val="28"/>
          <w:szCs w:val="28"/>
        </w:rPr>
        <w:t xml:space="preserve">Título: </w:t>
      </w:r>
      <w:r w:rsidRPr="008F6DD9" w:rsidR="008F6DD9">
        <w:rPr>
          <w:b/>
          <w:bCs/>
          <w:sz w:val="28"/>
          <w:szCs w:val="28"/>
        </w:rPr>
        <w:t>Entre livros, crianças e histórias</w:t>
      </w:r>
    </w:p>
    <w:p w:rsidRPr="0027386C" w:rsidR="0027386C" w:rsidP="0027386C" w:rsidRDefault="0027386C" w14:paraId="2B3B0C7A" w14:textId="77777777">
      <w:r w:rsidRPr="0027386C">
        <w:t>Ao longo deste módulo, vimos que a leitura na primeira infância começa muito antes da aprendizagem da escrita. Ela nasce dos encontros com a linguagem, com as histórias, com as vozes e com os vínculos que ajudam os bebês e as crianças pequenas a construir sentidos sobre o mundo. </w:t>
      </w:r>
    </w:p>
    <w:p w:rsidRPr="0027386C" w:rsidR="0027386C" w:rsidP="0027386C" w:rsidRDefault="0027386C" w14:paraId="135A7D90" w14:textId="77777777">
      <w:r w:rsidRPr="0027386C">
        <w:rPr>
          <w:i/>
          <w:iCs/>
        </w:rPr>
        <w:t>Mas como esses encontros acontecem? Como um livro chega às mãos – e aos ouvidos – de um bebê ou de uma criança pequena? Qual é o papel das pessoas adultas nesse processo?</w:t>
      </w:r>
      <w:r w:rsidRPr="0027386C">
        <w:t> </w:t>
      </w:r>
    </w:p>
    <w:p w:rsidR="0027386C" w:rsidP="0027386C" w:rsidRDefault="0027386C" w14:paraId="003EB751" w14:textId="77777777"/>
    <w:p w:rsidRPr="00662BE9" w:rsidR="0027386C" w:rsidP="0027386C" w:rsidRDefault="0027386C" w14:paraId="201E04FC" w14:textId="38063DAA">
      <w:pPr>
        <w:rPr>
          <w:b/>
          <w:bCs/>
          <w:sz w:val="28"/>
          <w:szCs w:val="28"/>
          <w:highlight w:val="lightGray"/>
        </w:rPr>
      </w:pPr>
      <w:r w:rsidRPr="00662BE9">
        <w:rPr>
          <w:b/>
          <w:bCs/>
          <w:sz w:val="28"/>
          <w:szCs w:val="28"/>
          <w:highlight w:val="lightGray"/>
        </w:rPr>
        <w:t xml:space="preserve">[LIÇÃO </w:t>
      </w:r>
      <w:r>
        <w:rPr>
          <w:b/>
          <w:bCs/>
          <w:sz w:val="28"/>
          <w:szCs w:val="28"/>
          <w:highlight w:val="lightGray"/>
        </w:rPr>
        <w:t>3</w:t>
      </w:r>
      <w:r w:rsidRPr="00662BE9">
        <w:rPr>
          <w:b/>
          <w:bCs/>
          <w:sz w:val="28"/>
          <w:szCs w:val="28"/>
          <w:highlight w:val="lightGray"/>
        </w:rPr>
        <w:t xml:space="preserve"> &gt; PÁGINA </w:t>
      </w:r>
      <w:r w:rsidR="0079491B">
        <w:rPr>
          <w:b/>
          <w:bCs/>
          <w:sz w:val="28"/>
          <w:szCs w:val="28"/>
          <w:highlight w:val="lightGray"/>
        </w:rPr>
        <w:t>2</w:t>
      </w:r>
      <w:r w:rsidRPr="00662BE9">
        <w:rPr>
          <w:b/>
          <w:bCs/>
          <w:sz w:val="28"/>
          <w:szCs w:val="28"/>
          <w:highlight w:val="lightGray"/>
        </w:rPr>
        <w:t xml:space="preserve">]  </w:t>
      </w:r>
    </w:p>
    <w:p w:rsidRPr="0027386C" w:rsidR="0027386C" w:rsidP="0027386C" w:rsidRDefault="0027386C" w14:paraId="26FF02E0" w14:textId="0F3DD144">
      <w:pPr>
        <w:rPr>
          <w:b/>
          <w:bCs/>
          <w:color w:val="EE0000"/>
          <w:sz w:val="28"/>
          <w:szCs w:val="28"/>
        </w:rPr>
      </w:pPr>
      <w:r w:rsidRPr="00662BE9">
        <w:rPr>
          <w:b/>
          <w:bCs/>
          <w:sz w:val="28"/>
          <w:szCs w:val="28"/>
        </w:rPr>
        <w:t xml:space="preserve">Título: </w:t>
      </w:r>
      <w:r w:rsidRPr="008F6DD9">
        <w:rPr>
          <w:b/>
          <w:bCs/>
          <w:sz w:val="28"/>
          <w:szCs w:val="28"/>
        </w:rPr>
        <w:t>Entre livros, crianças e histórias</w:t>
      </w:r>
    </w:p>
    <w:p w:rsidR="00B273A7" w:rsidP="0027386C" w:rsidRDefault="00B273A7" w14:paraId="1960968A" w14:textId="39E0AAC8">
      <w:r w:rsidRPr="0016436A">
        <w:rPr>
          <w:highlight w:val="green"/>
        </w:rPr>
        <w:t>[Inserir imagem]</w:t>
      </w:r>
    </w:p>
    <w:p w:rsidR="00B273A7" w:rsidP="0027386C" w:rsidRDefault="0016436A" w14:paraId="789C6AFF" w14:textId="5A38C9AE">
      <w:r>
        <w:rPr>
          <w:noProof/>
        </w:rPr>
        <w:drawing>
          <wp:inline distT="0" distB="0" distL="0" distR="0" wp14:anchorId="4F9DFD5D" wp14:editId="15A92F08">
            <wp:extent cx="5400040" cy="3942080"/>
            <wp:effectExtent l="0" t="0" r="0" b="1270"/>
            <wp:docPr id="20563817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1793" name="Imagem 2056381793"/>
                    <pic:cNvPicPr/>
                  </pic:nvPicPr>
                  <pic:blipFill>
                    <a:blip r:embed="rId9">
                      <a:extLst>
                        <a:ext uri="{28A0092B-C50C-407E-A947-70E740481C1C}">
                          <a14:useLocalDpi xmlns:a14="http://schemas.microsoft.com/office/drawing/2010/main" val="0"/>
                        </a:ext>
                      </a:extLst>
                    </a:blip>
                    <a:stretch>
                      <a:fillRect/>
                    </a:stretch>
                  </pic:blipFill>
                  <pic:spPr>
                    <a:xfrm>
                      <a:off x="0" y="0"/>
                      <a:ext cx="5400040" cy="3942080"/>
                    </a:xfrm>
                    <a:prstGeom prst="rect">
                      <a:avLst/>
                    </a:prstGeom>
                  </pic:spPr>
                </pic:pic>
              </a:graphicData>
            </a:graphic>
          </wp:inline>
        </w:drawing>
      </w:r>
    </w:p>
    <w:p w:rsidRPr="000A40BD" w:rsidR="0016436A" w:rsidP="0016436A" w:rsidRDefault="0016436A" w14:paraId="1304597A" w14:textId="5BCF530D">
      <w:r w:rsidRPr="000A40BD">
        <w:t>Link para imagem:</w:t>
      </w:r>
      <w:r>
        <w:t xml:space="preserve"> </w:t>
      </w:r>
      <w:hyperlink w:history="1" r:id="rId10">
        <w:r w:rsidRPr="0016436A">
          <w:rPr>
            <w:rStyle w:val="Hyperlink"/>
          </w:rPr>
          <w:t>móduloII_parte3_lição3</w:t>
        </w:r>
      </w:hyperlink>
    </w:p>
    <w:p w:rsidR="0016436A" w:rsidP="0016436A" w:rsidRDefault="0016436A" w14:paraId="28E95598" w14:textId="63E162AA">
      <w:r w:rsidRPr="00576CE4">
        <w:rPr>
          <w:highlight w:val="green"/>
        </w:rPr>
        <w:t xml:space="preserve">[Inserir créditos - </w:t>
      </w:r>
      <w:hyperlink w:history="1" r:id="rId11">
        <w:r w:rsidRPr="00430B76" w:rsidR="00576CE4">
          <w:rPr>
            <w:rStyle w:val="Hyperlink"/>
            <w:highlight w:val="green"/>
          </w:rPr>
          <w:t>http://tudosobreleitura.blogspot.com/2010/06/charge-mergulhe-de-cabeca-na-leitura</w:t>
        </w:r>
        <w:r w:rsidRPr="00430B76" w:rsidR="00576CE4">
          <w:rPr>
            <w:rStyle w:val="Hyperlink"/>
            <w:highlight w:val="green"/>
          </w:rPr>
          <w:t>.</w:t>
        </w:r>
        <w:r w:rsidRPr="00430B76" w:rsidR="00576CE4">
          <w:rPr>
            <w:rStyle w:val="Hyperlink"/>
            <w:highlight w:val="green"/>
          </w:rPr>
          <w:t>html</w:t>
        </w:r>
      </w:hyperlink>
      <w:r w:rsidRPr="00576CE4">
        <w:rPr>
          <w:highlight w:val="green"/>
        </w:rPr>
        <w:t>]</w:t>
      </w:r>
      <w:r>
        <w:t xml:space="preserve"> </w:t>
      </w:r>
      <w:r w:rsidR="00576CE4">
        <w:t xml:space="preserve"> </w:t>
      </w:r>
    </w:p>
    <w:p w:rsidRPr="0027386C" w:rsidR="0027386C" w:rsidP="0027386C" w:rsidRDefault="0027386C" w14:paraId="118FBD9B" w14:textId="7B048CD9">
      <w:r w:rsidRPr="0027386C">
        <w:t>Antes de pensar na mediação dos livros, podemos nos deter por um momento na própria ideia de </w:t>
      </w:r>
      <w:r w:rsidRPr="0027386C">
        <w:rPr>
          <w:b/>
          <w:bCs/>
        </w:rPr>
        <w:t>mediar</w:t>
      </w:r>
      <w:r w:rsidRPr="0027386C">
        <w:t>. Mediar é estar entre. É criar pontes para que algo que ainda não fazia parte do universo de alguém possa se tornar conhecido, se transformar em um saber acessível. </w:t>
      </w:r>
    </w:p>
    <w:p w:rsidRPr="0027386C" w:rsidR="0027386C" w:rsidP="0027386C" w:rsidRDefault="0027386C" w14:paraId="526990F0" w14:textId="77777777">
      <w:r w:rsidRPr="0027386C">
        <w:t>Ao longo da vida, somos constantemente mediados e mediadas: alguém nos apresenta um alimento novo, ensina uma brincadeira, compartilha uma música, conta uma história, mostra um caminho ou nos ajuda a perceber algo que antes passava despercebido. Muitas vezes, </w:t>
      </w:r>
      <w:r w:rsidRPr="0027386C">
        <w:rPr>
          <w:b/>
          <w:bCs/>
        </w:rPr>
        <w:t>aquilo que descobrimos permanece conosco não apenas pelo conteúdo em si, mas pela experiência do encontro com quem nos apresentou</w:t>
      </w:r>
      <w:r w:rsidRPr="0027386C">
        <w:t>. </w:t>
      </w:r>
    </w:p>
    <w:p w:rsidR="001479AB" w:rsidP="0027386C" w:rsidRDefault="0027386C" w14:paraId="526C0DBF" w14:textId="77777777">
      <w:r w:rsidRPr="0027386C">
        <w:t>Na leitura acontece algo parecido. O livro, sozinho, não chega até o bebê ou a criança pequena. </w:t>
      </w:r>
    </w:p>
    <w:p w:rsidRPr="004F11DC" w:rsidR="004F11DC" w:rsidP="0027386C" w:rsidRDefault="004F11DC" w14:paraId="164AF8C7" w14:textId="3A430FAA">
      <w:pPr>
        <w:rPr>
          <w:b/>
          <w:bCs/>
        </w:rPr>
      </w:pPr>
      <w:r w:rsidRPr="004F11DC">
        <w:rPr>
          <w:b/>
          <w:bCs/>
          <w:highlight w:val="cyan"/>
        </w:rPr>
        <w:t>[ABRIR BOX]</w:t>
      </w:r>
    </w:p>
    <w:p w:rsidRPr="0027386C" w:rsidR="0027386C" w:rsidP="0027386C" w:rsidRDefault="0027386C" w14:paraId="36EA38C8" w14:textId="6CDB057E">
      <w:r w:rsidRPr="0027386C">
        <w:rPr>
          <w:b/>
          <w:bCs/>
        </w:rPr>
        <w:t>São as pessoas </w:t>
      </w:r>
      <w:r w:rsidRPr="004F11DC" w:rsidR="004F11DC">
        <w:rPr>
          <w:b/>
          <w:bCs/>
        </w:rPr>
        <w:t>–</w:t>
      </w:r>
      <w:r w:rsidRPr="0027386C">
        <w:rPr>
          <w:b/>
          <w:bCs/>
        </w:rPr>
        <w:t> mães, pais, avós, irmãos, educadoras, cuidadores, mediadoras </w:t>
      </w:r>
      <w:r w:rsidRPr="004F11DC" w:rsidR="004F11DC">
        <w:rPr>
          <w:b/>
          <w:bCs/>
        </w:rPr>
        <w:t>–</w:t>
      </w:r>
      <w:r w:rsidRPr="0027386C">
        <w:rPr>
          <w:b/>
          <w:bCs/>
        </w:rPr>
        <w:t xml:space="preserve"> que colocam as histórias em circulação, emprestam sua voz, </w:t>
      </w:r>
      <w:r w:rsidRPr="0027386C">
        <w:rPr>
          <w:b/>
          <w:bCs/>
        </w:rPr>
        <w:t>oferecem presença e criam condições para que o encontro com a leitura aconteça</w:t>
      </w:r>
      <w:r w:rsidRPr="0027386C">
        <w:t>. </w:t>
      </w:r>
    </w:p>
    <w:p w:rsidRPr="004F11DC" w:rsidR="004F11DC" w:rsidP="004F11DC" w:rsidRDefault="004F11DC" w14:paraId="2B36DFC0" w14:textId="7897DCE8">
      <w:pPr>
        <w:rPr>
          <w:b/>
          <w:bCs/>
        </w:rPr>
      </w:pPr>
      <w:r w:rsidRPr="004F11DC">
        <w:rPr>
          <w:b/>
          <w:bCs/>
          <w:highlight w:val="cyan"/>
        </w:rPr>
        <w:t>[</w:t>
      </w:r>
      <w:r>
        <w:rPr>
          <w:b/>
          <w:bCs/>
          <w:highlight w:val="cyan"/>
        </w:rPr>
        <w:t>FECHAR</w:t>
      </w:r>
      <w:r w:rsidRPr="004F11DC">
        <w:rPr>
          <w:b/>
          <w:bCs/>
          <w:highlight w:val="cyan"/>
        </w:rPr>
        <w:t xml:space="preserve"> BOX]</w:t>
      </w:r>
    </w:p>
    <w:p w:rsidR="00873959" w:rsidP="001B3F3F" w:rsidRDefault="00430B76" w14:paraId="0C2381D3" w14:textId="5AEEFC14">
      <w:pPr>
        <w:rPr>
          <w:b/>
          <w:bCs/>
        </w:rPr>
      </w:pPr>
      <w:r>
        <w:rPr>
          <w:b/>
          <w:bCs/>
        </w:rPr>
        <w:t xml:space="preserve">&gt; </w:t>
      </w:r>
      <w:r>
        <w:rPr>
          <w:b/>
          <w:bCs/>
        </w:rPr>
        <w:t>FIM</w:t>
      </w:r>
      <w:r>
        <w:rPr>
          <w:b/>
          <w:bCs/>
        </w:rPr>
        <w:t xml:space="preserve"> DA LIÇÃO 3</w:t>
      </w:r>
    </w:p>
    <w:p w:rsidRPr="00430B76" w:rsidR="00430B76" w:rsidP="001B3F3F" w:rsidRDefault="00430B76" w14:paraId="6B9E3512" w14:textId="77777777">
      <w:pPr>
        <w:rPr>
          <w:b/>
          <w:bCs/>
        </w:rPr>
      </w:pPr>
    </w:p>
    <w:p w:rsidRPr="0027386C" w:rsidR="004F11DC" w:rsidP="001B3F3F" w:rsidRDefault="004F11DC" w14:paraId="0E708A33" w14:textId="77777777">
      <w:pPr>
        <w:rPr>
          <w:color w:val="EE0000"/>
        </w:rPr>
      </w:pPr>
    </w:p>
    <w:p w:rsidRPr="00B600B3" w:rsidR="00873959" w:rsidP="00873959" w:rsidRDefault="00873959" w14:paraId="3FEE341C" w14:textId="301202F6">
      <w:pPr>
        <w:rPr>
          <w:b/>
          <w:bCs/>
          <w:sz w:val="32"/>
          <w:szCs w:val="32"/>
        </w:rPr>
      </w:pPr>
      <w:r w:rsidRPr="0A6D9698" w:rsidR="55F28A2A">
        <w:rPr>
          <w:b w:val="1"/>
          <w:bCs w:val="1"/>
          <w:sz w:val="32"/>
          <w:szCs w:val="32"/>
        </w:rPr>
        <w:t xml:space="preserve">[CARD FÓRUM </w:t>
      </w:r>
      <w:r w:rsidRPr="0A6D9698" w:rsidR="55F28A2A">
        <w:rPr>
          <w:b w:val="1"/>
          <w:bCs w:val="1"/>
          <w:sz w:val="32"/>
          <w:szCs w:val="32"/>
        </w:rPr>
        <w:t>2</w:t>
      </w:r>
      <w:r w:rsidRPr="0A6D9698" w:rsidR="55F28A2A">
        <w:rPr>
          <w:b w:val="1"/>
          <w:bCs w:val="1"/>
          <w:sz w:val="32"/>
          <w:szCs w:val="32"/>
        </w:rPr>
        <w:t xml:space="preserve">] </w:t>
      </w:r>
    </w:p>
    <w:p w:rsidR="0A6D9698" w:rsidP="0A6D9698" w:rsidRDefault="0A6D9698" w14:paraId="488938EB" w14:textId="500CAEB4">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Compartilhando Ideias</w:t>
      </w:r>
    </w:p>
    <w:p w:rsidR="00873959" w:rsidP="00873959" w:rsidRDefault="00873959" w14:paraId="52B0B1EA" w14:textId="77777777">
      <w:pPr>
        <w:rPr>
          <w:b/>
          <w:bCs/>
        </w:rPr>
      </w:pPr>
    </w:p>
    <w:p w:rsidRPr="00B600B3" w:rsidR="00873959" w:rsidP="00873959" w:rsidRDefault="00873959" w14:paraId="5FA64FD3" w14:textId="306C570D">
      <w:pPr>
        <w:rPr>
          <w:b/>
          <w:bCs/>
        </w:rPr>
      </w:pPr>
      <w:r>
        <w:rPr>
          <w:b/>
          <w:bCs/>
        </w:rPr>
        <w:t xml:space="preserve">&gt; </w:t>
      </w:r>
      <w:r w:rsidR="00430B76">
        <w:rPr>
          <w:b/>
          <w:bCs/>
        </w:rPr>
        <w:t>INÍCIO DO</w:t>
      </w:r>
      <w:r>
        <w:rPr>
          <w:b/>
          <w:bCs/>
        </w:rPr>
        <w:t xml:space="preserve"> FÓRUM 2</w:t>
      </w:r>
    </w:p>
    <w:p w:rsidRPr="00DB0EA0" w:rsidR="00873959" w:rsidP="00873959" w:rsidRDefault="00873959" w14:paraId="0A512820" w14:textId="5B4784B2">
      <w:pPr>
        <w:rPr>
          <w:b/>
          <w:bCs/>
          <w:sz w:val="28"/>
          <w:szCs w:val="28"/>
          <w:highlight w:val="lightGray"/>
        </w:rPr>
      </w:pPr>
      <w:r w:rsidRPr="00DB0EA0">
        <w:rPr>
          <w:b/>
          <w:bCs/>
          <w:sz w:val="28"/>
          <w:szCs w:val="28"/>
          <w:highlight w:val="lightGray"/>
        </w:rPr>
        <w:t xml:space="preserve">[CARD </w:t>
      </w:r>
      <w:r>
        <w:rPr>
          <w:b/>
          <w:bCs/>
          <w:sz w:val="28"/>
          <w:szCs w:val="28"/>
          <w:highlight w:val="lightGray"/>
        </w:rPr>
        <w:t>FÓRUM 2</w:t>
      </w:r>
      <w:r w:rsidRPr="00DB0EA0">
        <w:rPr>
          <w:b/>
          <w:bCs/>
          <w:sz w:val="28"/>
          <w:szCs w:val="28"/>
          <w:highlight w:val="lightGray"/>
        </w:rPr>
        <w:t xml:space="preserve"> &gt; PÁGINA ÚNICA] </w:t>
      </w:r>
    </w:p>
    <w:p w:rsidR="00873959" w:rsidP="00873959" w:rsidRDefault="00873959" w14:paraId="667CF843" w14:textId="17776763">
      <w:pPr>
        <w:rPr>
          <w:b/>
          <w:bCs/>
          <w:sz w:val="28"/>
          <w:szCs w:val="28"/>
        </w:rPr>
      </w:pPr>
      <w:r w:rsidRPr="0041227B">
        <w:rPr>
          <w:b/>
          <w:bCs/>
          <w:sz w:val="28"/>
          <w:szCs w:val="28"/>
        </w:rPr>
        <w:t xml:space="preserve">TÍTULO: </w:t>
      </w:r>
      <w:r w:rsidR="00270FB9">
        <w:rPr>
          <w:b/>
          <w:bCs/>
          <w:sz w:val="28"/>
          <w:szCs w:val="28"/>
        </w:rPr>
        <w:t>Relembrando uma experiência de mediação em sua vida</w:t>
      </w:r>
    </w:p>
    <w:p w:rsidRPr="00DB0604" w:rsidR="00DB0604" w:rsidP="00DB0604" w:rsidRDefault="00DB0604" w14:paraId="109CCDDC" w14:textId="77777777">
      <w:r w:rsidRPr="00DB0604">
        <w:t>Para iniciar nossa conversa sobre mediação de leitura, convidamos você a voltar no tempo e recuperar uma memória. </w:t>
      </w:r>
    </w:p>
    <w:p w:rsidRPr="00DB0604" w:rsidR="00DB0604" w:rsidP="00DB0604" w:rsidRDefault="00DB0604" w14:paraId="6A922C0A" w14:textId="77777777">
      <w:r w:rsidRPr="00DB0604">
        <w:t>Pense em alguém que apresentou algo importante para você pela primeira vez. Pode ter sido uma pessoa que apresentou: </w:t>
      </w:r>
    </w:p>
    <w:p w:rsidRPr="00DB0604" w:rsidR="00DB0604" w:rsidP="00DB0604" w:rsidRDefault="00DB0604" w14:paraId="04B0618A" w14:textId="77777777">
      <w:pPr>
        <w:numPr>
          <w:ilvl w:val="0"/>
          <w:numId w:val="1"/>
        </w:numPr>
        <w:spacing w:after="0"/>
      </w:pPr>
      <w:r w:rsidRPr="00DB0604">
        <w:t>uma história; </w:t>
      </w:r>
    </w:p>
    <w:p w:rsidRPr="00DB0604" w:rsidR="00DB0604" w:rsidP="00DB0604" w:rsidRDefault="00DB0604" w14:paraId="7D9A9FCE" w14:textId="77777777">
      <w:pPr>
        <w:numPr>
          <w:ilvl w:val="0"/>
          <w:numId w:val="2"/>
        </w:numPr>
        <w:spacing w:after="0"/>
      </w:pPr>
      <w:r w:rsidRPr="00DB0604">
        <w:t>um livro; </w:t>
      </w:r>
    </w:p>
    <w:p w:rsidRPr="00DB0604" w:rsidR="00DB0604" w:rsidP="00DB0604" w:rsidRDefault="00DB0604" w14:paraId="2FF19647" w14:textId="77777777">
      <w:pPr>
        <w:numPr>
          <w:ilvl w:val="0"/>
          <w:numId w:val="3"/>
        </w:numPr>
        <w:spacing w:after="0"/>
      </w:pPr>
      <w:r w:rsidRPr="00DB0604">
        <w:t>uma cantiga; </w:t>
      </w:r>
    </w:p>
    <w:p w:rsidRPr="00DB0604" w:rsidR="00DB0604" w:rsidP="00DB0604" w:rsidRDefault="00DB0604" w14:paraId="621EDFC2" w14:textId="77777777">
      <w:pPr>
        <w:numPr>
          <w:ilvl w:val="0"/>
          <w:numId w:val="4"/>
        </w:numPr>
        <w:spacing w:after="0"/>
      </w:pPr>
      <w:r w:rsidRPr="00DB0604">
        <w:t>um alimento; </w:t>
      </w:r>
    </w:p>
    <w:p w:rsidRPr="00DB0604" w:rsidR="00DB0604" w:rsidP="00DB0604" w:rsidRDefault="00DB0604" w14:paraId="557AF7A2" w14:textId="77777777">
      <w:pPr>
        <w:numPr>
          <w:ilvl w:val="0"/>
          <w:numId w:val="5"/>
        </w:numPr>
        <w:spacing w:after="0"/>
      </w:pPr>
      <w:r w:rsidRPr="00DB0604">
        <w:t>uma brincadeira; </w:t>
      </w:r>
    </w:p>
    <w:p w:rsidRPr="00DB0604" w:rsidR="00DB0604" w:rsidP="00DB0604" w:rsidRDefault="00DB0604" w14:paraId="697AD9BE" w14:textId="77777777">
      <w:pPr>
        <w:numPr>
          <w:ilvl w:val="0"/>
          <w:numId w:val="6"/>
        </w:numPr>
        <w:spacing w:after="0"/>
      </w:pPr>
      <w:r w:rsidRPr="00DB0604">
        <w:t>um lugar; </w:t>
      </w:r>
    </w:p>
    <w:p w:rsidRPr="00DB0604" w:rsidR="00DB0604" w:rsidP="00DB0604" w:rsidRDefault="00DB0604" w14:paraId="29002A56" w14:textId="77777777">
      <w:pPr>
        <w:numPr>
          <w:ilvl w:val="0"/>
          <w:numId w:val="7"/>
        </w:numPr>
        <w:spacing w:after="0"/>
      </w:pPr>
      <w:r w:rsidRPr="00DB0604">
        <w:t>um costume; </w:t>
      </w:r>
    </w:p>
    <w:p w:rsidRPr="00DB0604" w:rsidR="00DB0604" w:rsidP="00DB0604" w:rsidRDefault="00DB0604" w14:paraId="0664F6B1" w14:textId="77777777">
      <w:pPr>
        <w:numPr>
          <w:ilvl w:val="0"/>
          <w:numId w:val="8"/>
        </w:numPr>
        <w:spacing w:after="0"/>
      </w:pPr>
      <w:r w:rsidRPr="00DB0604">
        <w:t>um jeito diferente de olhar o mundo. </w:t>
      </w:r>
    </w:p>
    <w:p w:rsidR="00DB0604" w:rsidP="00DB0604" w:rsidRDefault="00DB0604" w14:paraId="6A58A8C8" w14:textId="77777777">
      <w:r w:rsidRPr="00DB0604">
        <w:t> </w:t>
      </w:r>
    </w:p>
    <w:p w:rsidRPr="00430B76" w:rsidR="00430B76" w:rsidP="00DB0604" w:rsidRDefault="00430B76" w14:paraId="72E52B73" w14:textId="487EE0B5">
      <w:pPr>
        <w:rPr>
          <w:b/>
          <w:bCs/>
        </w:rPr>
      </w:pPr>
      <w:r w:rsidRPr="00430B76">
        <w:rPr>
          <w:b/>
          <w:bCs/>
          <w:highlight w:val="cyan"/>
        </w:rPr>
        <w:t>[ABRIR BOX]</w:t>
      </w:r>
    </w:p>
    <w:p w:rsidRPr="00DB0604" w:rsidR="00DB0604" w:rsidP="00DB0604" w:rsidRDefault="00DB0604" w14:paraId="6650019B" w14:textId="77777777">
      <w:r w:rsidRPr="00DB0604">
        <w:t>Agora, conte para o grupo: </w:t>
      </w:r>
    </w:p>
    <w:p w:rsidRPr="00DB0604" w:rsidR="00DB0604" w:rsidP="00DB0604" w:rsidRDefault="00DB0604" w14:paraId="265A884D" w14:textId="77777777">
      <w:pPr>
        <w:numPr>
          <w:ilvl w:val="0"/>
          <w:numId w:val="9"/>
        </w:numPr>
        <w:spacing w:after="0"/>
      </w:pPr>
      <w:r w:rsidRPr="00DB0604">
        <w:t>Quem foi essa pessoa? </w:t>
      </w:r>
    </w:p>
    <w:p w:rsidRPr="00DB0604" w:rsidR="00DB0604" w:rsidP="00DB0604" w:rsidRDefault="00DB0604" w14:paraId="7A2BC883" w14:textId="77777777">
      <w:pPr>
        <w:numPr>
          <w:ilvl w:val="0"/>
          <w:numId w:val="10"/>
        </w:numPr>
        <w:spacing w:after="0"/>
      </w:pPr>
      <w:r w:rsidRPr="00DB0604">
        <w:t>O que ela apresentou a você? </w:t>
      </w:r>
    </w:p>
    <w:p w:rsidRPr="00DB0604" w:rsidR="00DB0604" w:rsidP="00DB0604" w:rsidRDefault="00DB0604" w14:paraId="7CB841EC" w14:textId="77777777">
      <w:pPr>
        <w:numPr>
          <w:ilvl w:val="0"/>
          <w:numId w:val="11"/>
        </w:numPr>
        <w:spacing w:after="0"/>
      </w:pPr>
      <w:r w:rsidRPr="00DB0604">
        <w:t>O que tornou essa experiência marcante? </w:t>
      </w:r>
    </w:p>
    <w:p w:rsidRPr="00DB0604" w:rsidR="00DB0604" w:rsidP="00DB0604" w:rsidRDefault="00DB0604" w14:paraId="43C5F026" w14:textId="77777777">
      <w:pPr>
        <w:numPr>
          <w:ilvl w:val="0"/>
          <w:numId w:val="12"/>
        </w:numPr>
        <w:spacing w:after="0"/>
      </w:pPr>
      <w:r w:rsidRPr="00DB0604">
        <w:t>O que essa lembrança te faz pensar sobre o papel de mediar leituras com bebês e crianças pequenas? </w:t>
      </w:r>
    </w:p>
    <w:p w:rsidRPr="00430B76" w:rsidR="00DB0604" w:rsidP="00430B76" w:rsidRDefault="00430B76" w14:paraId="1B9AAD8F" w14:textId="181E4C84">
      <w:pPr>
        <w:rPr>
          <w:b/>
          <w:bCs/>
        </w:rPr>
      </w:pPr>
      <w:r w:rsidRPr="00430B76">
        <w:rPr>
          <w:b/>
          <w:bCs/>
          <w:highlight w:val="cyan"/>
        </w:rPr>
        <w:t>[</w:t>
      </w:r>
      <w:r>
        <w:rPr>
          <w:b/>
          <w:bCs/>
          <w:highlight w:val="cyan"/>
        </w:rPr>
        <w:t>FECHAR</w:t>
      </w:r>
      <w:r w:rsidRPr="00430B76">
        <w:rPr>
          <w:b/>
          <w:bCs/>
          <w:highlight w:val="cyan"/>
        </w:rPr>
        <w:t xml:space="preserve"> BOX]</w:t>
      </w:r>
      <w:r w:rsidRPr="00DB0604" w:rsidR="00DB0604">
        <w:t> </w:t>
      </w:r>
    </w:p>
    <w:p w:rsidRPr="00307523" w:rsidR="00307523" w:rsidP="00873959" w:rsidRDefault="00307523" w14:paraId="68534D93" w14:textId="5ED3DE70">
      <w:r w:rsidRPr="00307523">
        <w:rPr>
          <w:b/>
          <w:bCs/>
        </w:rPr>
        <w:t>Leia também as contribuições de outros colegas</w:t>
      </w:r>
      <w:r w:rsidRPr="00307523">
        <w:t xml:space="preserve"> e, para concluir esta atividade, </w:t>
      </w:r>
      <w:r w:rsidRPr="00307523">
        <w:rPr>
          <w:b/>
          <w:bCs/>
        </w:rPr>
        <w:t>comente pelo menos duas delas</w:t>
      </w:r>
      <w:r w:rsidRPr="00307523">
        <w:t>, destacando pontos de aproximação, diferenças ou descobertas que surgiram nas histórias compartilhadas</w:t>
      </w:r>
      <w:r w:rsidRPr="00307523">
        <w:t>.</w:t>
      </w:r>
    </w:p>
    <w:p w:rsidR="00873959" w:rsidP="00873959" w:rsidRDefault="00873959" w14:paraId="004309D8" w14:textId="1C9A58F4">
      <w:pPr>
        <w:rPr>
          <w:b/>
          <w:bCs/>
        </w:rPr>
      </w:pPr>
      <w:r>
        <w:rPr>
          <w:b/>
          <w:bCs/>
        </w:rPr>
        <w:t>&gt; FIM DO FÓRUM 2</w:t>
      </w:r>
    </w:p>
    <w:p w:rsidR="00307523" w:rsidP="00873959" w:rsidRDefault="00307523" w14:paraId="5BF3D76E" w14:textId="77777777">
      <w:pPr>
        <w:rPr>
          <w:b/>
          <w:bCs/>
        </w:rPr>
      </w:pPr>
    </w:p>
    <w:p w:rsidRPr="00662BE9" w:rsidR="00873959" w:rsidP="001B3F3F" w:rsidRDefault="00873959" w14:paraId="0AB43F54" w14:textId="77777777">
      <w:pPr>
        <w:rPr>
          <w:b/>
          <w:bCs/>
          <w:sz w:val="28"/>
          <w:szCs w:val="28"/>
        </w:rPr>
      </w:pPr>
    </w:p>
    <w:p w:rsidRPr="00672C37" w:rsidR="002F7DDE" w:rsidP="002F7DDE" w:rsidRDefault="002F7DDE" w14:paraId="544068F0" w14:textId="160F447C">
      <w:pPr>
        <w:rPr>
          <w:b/>
          <w:bCs/>
          <w:sz w:val="32"/>
          <w:szCs w:val="32"/>
        </w:rPr>
      </w:pPr>
      <w:r w:rsidRPr="00672C37">
        <w:rPr>
          <w:b/>
          <w:bCs/>
          <w:sz w:val="32"/>
          <w:szCs w:val="32"/>
        </w:rPr>
        <w:t xml:space="preserve">[CARD LIÇÃO </w:t>
      </w:r>
      <w:r>
        <w:rPr>
          <w:b/>
          <w:bCs/>
          <w:sz w:val="32"/>
          <w:szCs w:val="32"/>
        </w:rPr>
        <w:t>4</w:t>
      </w:r>
      <w:r w:rsidRPr="00672C37">
        <w:rPr>
          <w:b/>
          <w:bCs/>
          <w:sz w:val="32"/>
          <w:szCs w:val="32"/>
        </w:rPr>
        <w:t xml:space="preserve">] </w:t>
      </w:r>
    </w:p>
    <w:p w:rsidRPr="00672C37" w:rsidR="002F7DDE" w:rsidP="002F7DDE" w:rsidRDefault="002F7DDE" w14:paraId="4606A1B8" w14:textId="66105C32">
      <w:pPr>
        <w:rPr>
          <w:b/>
          <w:bCs/>
          <w:color w:val="EE0000"/>
          <w:sz w:val="32"/>
          <w:szCs w:val="32"/>
        </w:rPr>
      </w:pPr>
      <w:r w:rsidRPr="00672C37">
        <w:rPr>
          <w:b/>
          <w:bCs/>
          <w:sz w:val="32"/>
          <w:szCs w:val="32"/>
        </w:rPr>
        <w:t xml:space="preserve">Título: </w:t>
      </w:r>
      <w:r>
        <w:rPr>
          <w:b/>
          <w:bCs/>
          <w:color w:val="EE0000"/>
          <w:sz w:val="32"/>
          <w:szCs w:val="32"/>
        </w:rPr>
        <w:t>Mediação e Ação Cultural</w:t>
      </w:r>
    </w:p>
    <w:p w:rsidRPr="006679DE" w:rsidR="002F7DDE" w:rsidP="002F7DDE" w:rsidRDefault="002F7DDE" w14:paraId="0776E437" w14:textId="77777777">
      <w:pPr>
        <w:rPr>
          <w:b/>
          <w:bCs/>
          <w:sz w:val="28"/>
          <w:szCs w:val="28"/>
        </w:rPr>
      </w:pPr>
    </w:p>
    <w:p w:rsidRPr="00361E36" w:rsidR="002F7DDE" w:rsidP="002F7DDE" w:rsidRDefault="002F7DDE" w14:paraId="771DD9AF" w14:textId="0339123C">
      <w:pPr>
        <w:rPr>
          <w:b/>
          <w:bCs/>
        </w:rPr>
      </w:pPr>
      <w:r>
        <w:rPr>
          <w:b/>
          <w:bCs/>
        </w:rPr>
        <w:t xml:space="preserve">&gt; </w:t>
      </w:r>
      <w:r w:rsidR="00A93C7D">
        <w:rPr>
          <w:b/>
          <w:bCs/>
        </w:rPr>
        <w:t>INÍCIO DA</w:t>
      </w:r>
      <w:r>
        <w:rPr>
          <w:b/>
          <w:bCs/>
        </w:rPr>
        <w:t xml:space="preserve"> LIÇÃO </w:t>
      </w:r>
      <w:r w:rsidR="007830E3">
        <w:rPr>
          <w:b/>
          <w:bCs/>
        </w:rPr>
        <w:t>4</w:t>
      </w:r>
    </w:p>
    <w:p w:rsidRPr="00662BE9" w:rsidR="002F7DDE" w:rsidP="002F7DDE" w:rsidRDefault="002F7DDE" w14:paraId="4F350842" w14:textId="355704C1">
      <w:pPr>
        <w:rPr>
          <w:b/>
          <w:bCs/>
          <w:sz w:val="28"/>
          <w:szCs w:val="28"/>
          <w:highlight w:val="lightGray"/>
        </w:rPr>
      </w:pPr>
      <w:r w:rsidRPr="00662BE9">
        <w:rPr>
          <w:b/>
          <w:bCs/>
          <w:sz w:val="28"/>
          <w:szCs w:val="28"/>
          <w:highlight w:val="lightGray"/>
        </w:rPr>
        <w:t xml:space="preserve">[LIÇÃO </w:t>
      </w:r>
      <w:r w:rsidR="007830E3">
        <w:rPr>
          <w:b/>
          <w:bCs/>
          <w:sz w:val="28"/>
          <w:szCs w:val="28"/>
          <w:highlight w:val="lightGray"/>
        </w:rPr>
        <w:t>4</w:t>
      </w:r>
      <w:r w:rsidRPr="00662BE9">
        <w:rPr>
          <w:b/>
          <w:bCs/>
          <w:sz w:val="28"/>
          <w:szCs w:val="28"/>
          <w:highlight w:val="lightGray"/>
        </w:rPr>
        <w:t xml:space="preserve"> &gt; PÁGINA</w:t>
      </w:r>
      <w:r w:rsidR="00034B76">
        <w:rPr>
          <w:b/>
          <w:bCs/>
          <w:color w:val="EE0000"/>
          <w:sz w:val="28"/>
          <w:szCs w:val="28"/>
          <w:highlight w:val="lightGray"/>
        </w:rPr>
        <w:t xml:space="preserve"> </w:t>
      </w:r>
      <w:r w:rsidRPr="00332BD1" w:rsidR="00034B76">
        <w:rPr>
          <w:b/>
          <w:bCs/>
          <w:sz w:val="28"/>
          <w:szCs w:val="28"/>
          <w:highlight w:val="lightGray"/>
        </w:rPr>
        <w:t>1</w:t>
      </w:r>
      <w:r w:rsidRPr="00662BE9">
        <w:rPr>
          <w:b/>
          <w:bCs/>
          <w:sz w:val="28"/>
          <w:szCs w:val="28"/>
          <w:highlight w:val="lightGray"/>
        </w:rPr>
        <w:t xml:space="preserve">]  </w:t>
      </w:r>
    </w:p>
    <w:p w:rsidR="002F7DDE" w:rsidP="002F7DDE" w:rsidRDefault="002F7DDE" w14:paraId="408AA537" w14:textId="0795E2B0">
      <w:pPr>
        <w:rPr>
          <w:b/>
          <w:bCs/>
          <w:color w:val="EE0000"/>
          <w:sz w:val="28"/>
          <w:szCs w:val="28"/>
        </w:rPr>
      </w:pPr>
      <w:r w:rsidRPr="00662BE9">
        <w:rPr>
          <w:b/>
          <w:bCs/>
          <w:sz w:val="28"/>
          <w:szCs w:val="28"/>
        </w:rPr>
        <w:t xml:space="preserve">Título: </w:t>
      </w:r>
      <w:r w:rsidRPr="00332BD1" w:rsidR="00034B76">
        <w:rPr>
          <w:b/>
          <w:bCs/>
          <w:sz w:val="28"/>
          <w:szCs w:val="28"/>
        </w:rPr>
        <w:t>Mediar livros como uma prática de cultura</w:t>
      </w:r>
    </w:p>
    <w:p w:rsidRPr="00004A32" w:rsidR="00004A32" w:rsidP="00004A32" w:rsidRDefault="00004A32" w14:paraId="691EA218" w14:textId="77777777">
      <w:r w:rsidRPr="00004A32">
        <w:t>A mediação de leitura pode ser compreendida como uma </w:t>
      </w:r>
      <w:r w:rsidRPr="00004A32">
        <w:rPr>
          <w:b/>
          <w:bCs/>
        </w:rPr>
        <w:t>ação cultural</w:t>
      </w:r>
      <w:r w:rsidRPr="00004A32">
        <w:t>. </w:t>
      </w:r>
    </w:p>
    <w:p w:rsidRPr="00004A32" w:rsidR="00004A32" w:rsidP="00004A32" w:rsidRDefault="00004A32" w14:paraId="573D5A0B" w14:textId="77777777">
      <w:r w:rsidRPr="00004A32">
        <w:t>Isso significa que ler não precisa estar sempre associado ao ensino formal ou à realização de atividades para comprovar aprendizagem. </w:t>
      </w:r>
      <w:r w:rsidRPr="00004A32">
        <w:rPr>
          <w:b/>
          <w:bCs/>
        </w:rPr>
        <w:t>A prática da leitura tem valor em si mesma. Ler um livro, observar suas imagens, escutar uma narrativa e compartilhar impressões já constituem uma experiência significativa</w:t>
      </w:r>
      <w:r w:rsidRPr="00004A32">
        <w:t>. </w:t>
      </w:r>
    </w:p>
    <w:p w:rsidRPr="00004A32" w:rsidR="00004A32" w:rsidP="00004A32" w:rsidRDefault="00004A32" w14:paraId="67B44457" w14:textId="305298E0">
      <w:r w:rsidRPr="008F6BD1">
        <w:rPr>
          <w:highlight w:val="green"/>
        </w:rPr>
        <w:t xml:space="preserve">[Inserir </w:t>
      </w:r>
      <w:r w:rsidR="00F606C0">
        <w:rPr>
          <w:highlight w:val="green"/>
        </w:rPr>
        <w:t>imagem</w:t>
      </w:r>
      <w:r w:rsidRPr="008F6BD1">
        <w:rPr>
          <w:highlight w:val="green"/>
        </w:rPr>
        <w:t>]</w:t>
      </w:r>
      <w:r w:rsidRPr="00004A32">
        <w:t>  </w:t>
      </w:r>
    </w:p>
    <w:p w:rsidRPr="00004A32" w:rsidR="00004A32" w:rsidP="00004A32" w:rsidRDefault="00004A32" w14:paraId="09AEB079" w14:textId="56ACAB18">
      <w:r w:rsidRPr="00004A32">
        <w:rPr>
          <w:noProof/>
        </w:rPr>
        <w:drawing>
          <wp:inline distT="0" distB="0" distL="0" distR="0" wp14:anchorId="575EC0FE" wp14:editId="33954832">
            <wp:extent cx="5400040" cy="1619885"/>
            <wp:effectExtent l="0" t="0" r="0" b="0"/>
            <wp:docPr id="51953022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619885"/>
                    </a:xfrm>
                    <a:prstGeom prst="rect">
                      <a:avLst/>
                    </a:prstGeom>
                    <a:noFill/>
                    <a:ln>
                      <a:noFill/>
                    </a:ln>
                  </pic:spPr>
                </pic:pic>
              </a:graphicData>
            </a:graphic>
          </wp:inline>
        </w:drawing>
      </w:r>
      <w:r w:rsidRPr="00004A32">
        <w:t> </w:t>
      </w:r>
      <w:r w:rsidR="0098366B">
        <w:t>Lin</w:t>
      </w:r>
      <w:r w:rsidR="00FA3ACC">
        <w:t xml:space="preserve">k para imagem: </w:t>
      </w:r>
      <w:hyperlink w:history="1" r:id="rId13">
        <w:r w:rsidRPr="00A33FC0" w:rsidR="00A33FC0">
          <w:rPr>
            <w:rStyle w:val="Hyperlink"/>
          </w:rPr>
          <w:t>móduloII_parte3_lição4</w:t>
        </w:r>
      </w:hyperlink>
    </w:p>
    <w:p w:rsidRPr="00004A32" w:rsidR="00004A32" w:rsidP="00004A32" w:rsidRDefault="00004A32" w14:paraId="0DB4D6E5" w14:textId="77777777">
      <w:r w:rsidRPr="00004A32">
        <w:t xml:space="preserve">Posto isso, podemos dizer que mediar leitura é </w:t>
      </w:r>
      <w:r w:rsidRPr="00104EF5">
        <w:rPr>
          <w:b/>
          <w:bCs/>
        </w:rPr>
        <w:t>criar condições para que cada pessoa possa experimentar os livros de maneira livre, descobrir preferências, abandonar leituras, retornar às favoritas e construir sua própria relação com o universo das palavras</w:t>
      </w:r>
      <w:r w:rsidRPr="00004A32">
        <w:t>. </w:t>
      </w:r>
    </w:p>
    <w:p w:rsidR="003A0900" w:rsidP="00104EF5" w:rsidRDefault="003A0900" w14:paraId="52761C79" w14:textId="77777777">
      <w:pPr>
        <w:rPr>
          <w:b/>
          <w:bCs/>
          <w:sz w:val="28"/>
          <w:szCs w:val="28"/>
          <w:highlight w:val="lightGray"/>
        </w:rPr>
      </w:pPr>
    </w:p>
    <w:p w:rsidRPr="00662BE9" w:rsidR="00104EF5" w:rsidP="00104EF5" w:rsidRDefault="00104EF5" w14:paraId="5261B6A7" w14:textId="4D415A3A">
      <w:pPr>
        <w:rPr>
          <w:b/>
          <w:bCs/>
          <w:sz w:val="28"/>
          <w:szCs w:val="28"/>
          <w:highlight w:val="lightGray"/>
        </w:rPr>
      </w:pPr>
      <w:r w:rsidRPr="00662BE9">
        <w:rPr>
          <w:b/>
          <w:bCs/>
          <w:sz w:val="28"/>
          <w:szCs w:val="28"/>
          <w:highlight w:val="lightGray"/>
        </w:rPr>
        <w:t xml:space="preserve">[LIÇÃO </w:t>
      </w:r>
      <w:r w:rsidR="007830E3">
        <w:rPr>
          <w:b/>
          <w:bCs/>
          <w:sz w:val="28"/>
          <w:szCs w:val="28"/>
          <w:highlight w:val="lightGray"/>
        </w:rPr>
        <w:t>4</w:t>
      </w:r>
      <w:r w:rsidRPr="00662BE9">
        <w:rPr>
          <w:b/>
          <w:bCs/>
          <w:sz w:val="28"/>
          <w:szCs w:val="28"/>
          <w:highlight w:val="lightGray"/>
        </w:rPr>
        <w:t xml:space="preserve"> &gt; PÁGINA</w:t>
      </w:r>
      <w:r>
        <w:rPr>
          <w:b/>
          <w:bCs/>
          <w:color w:val="EE0000"/>
          <w:sz w:val="28"/>
          <w:szCs w:val="28"/>
          <w:highlight w:val="lightGray"/>
        </w:rPr>
        <w:t xml:space="preserve"> </w:t>
      </w:r>
      <w:r w:rsidR="007830E3">
        <w:rPr>
          <w:b/>
          <w:bCs/>
          <w:sz w:val="28"/>
          <w:szCs w:val="28"/>
          <w:highlight w:val="lightGray"/>
        </w:rPr>
        <w:t>2</w:t>
      </w:r>
      <w:r w:rsidRPr="00662BE9">
        <w:rPr>
          <w:b/>
          <w:bCs/>
          <w:sz w:val="28"/>
          <w:szCs w:val="28"/>
          <w:highlight w:val="lightGray"/>
        </w:rPr>
        <w:t xml:space="preserve">]  </w:t>
      </w:r>
    </w:p>
    <w:p w:rsidR="00104EF5" w:rsidP="00104EF5" w:rsidRDefault="00104EF5" w14:paraId="09A8F7C4" w14:textId="77777777">
      <w:pPr>
        <w:rPr>
          <w:b/>
          <w:bCs/>
          <w:color w:val="EE0000"/>
          <w:sz w:val="28"/>
          <w:szCs w:val="28"/>
        </w:rPr>
      </w:pPr>
      <w:r w:rsidRPr="00662BE9">
        <w:rPr>
          <w:b/>
          <w:bCs/>
          <w:sz w:val="28"/>
          <w:szCs w:val="28"/>
        </w:rPr>
        <w:t xml:space="preserve">Título: </w:t>
      </w:r>
      <w:r w:rsidRPr="00332BD1">
        <w:rPr>
          <w:b/>
          <w:bCs/>
          <w:sz w:val="28"/>
          <w:szCs w:val="28"/>
        </w:rPr>
        <w:t>Mediar livros como uma prática de cultura</w:t>
      </w:r>
    </w:p>
    <w:p w:rsidRPr="00004A32" w:rsidR="00004A32" w:rsidP="00004A32" w:rsidRDefault="00004A32" w14:paraId="6DA4C6DC" w14:textId="17891E0C">
      <w:r w:rsidR="00004A32">
        <w:rPr/>
        <w:t xml:space="preserve">Nessa </w:t>
      </w:r>
      <w:r w:rsidR="6AB1F116">
        <w:rPr/>
        <w:t>perspectiva</w:t>
      </w:r>
      <w:r w:rsidR="6AB1F116">
        <w:rPr/>
        <w:t xml:space="preserve"> </w:t>
      </w:r>
      <w:r w:rsidR="00104EF5">
        <w:rPr/>
        <w:t xml:space="preserve">da mediação de leitura como </w:t>
      </w:r>
      <w:r w:rsidR="00D0797A">
        <w:rPr/>
        <w:t>ação cultural</w:t>
      </w:r>
      <w:r w:rsidR="00004A32">
        <w:rPr/>
        <w:t>, portanto, a pessoa mediadora não ocupa o lugar de quem sabe mais sobre o texto. </w:t>
      </w:r>
      <w:r w:rsidRPr="32148187" w:rsidR="00004A32">
        <w:rPr>
          <w:b w:val="1"/>
          <w:bCs w:val="1"/>
        </w:rPr>
        <w:t>Seu papel é tornar possível o encontro entre pessoas, livros e expressões culturais</w:t>
      </w:r>
      <w:r w:rsidR="00004A32">
        <w:rPr/>
        <w:t>. </w:t>
      </w:r>
    </w:p>
    <w:p w:rsidRPr="00004A32" w:rsidR="00004A32" w:rsidP="00004A32" w:rsidRDefault="00004A32" w14:paraId="656DE48C" w14:textId="77777777">
      <w:r w:rsidRPr="00004A32">
        <w:t> </w:t>
      </w:r>
    </w:p>
    <w:p w:rsidRPr="00D0797A" w:rsidR="00004A32" w:rsidP="00004A32" w:rsidRDefault="00004A32" w14:paraId="43E5CE2A" w14:textId="77777777">
      <w:pPr>
        <w:rPr>
          <w:b/>
          <w:bCs/>
        </w:rPr>
      </w:pPr>
      <w:r w:rsidRPr="00D0797A">
        <w:rPr>
          <w:b/>
          <w:bCs/>
          <w:highlight w:val="cyan"/>
        </w:rPr>
        <w:t>[ABRIR BOX]</w:t>
      </w:r>
      <w:r w:rsidRPr="00D0797A">
        <w:rPr>
          <w:b/>
          <w:bCs/>
        </w:rPr>
        <w:t> </w:t>
      </w:r>
    </w:p>
    <w:p w:rsidRPr="00004A32" w:rsidR="00004A32" w:rsidP="00004A32" w:rsidRDefault="00004A32" w14:paraId="6222EC09" w14:textId="77777777">
      <w:r w:rsidRPr="00004A32">
        <w:rPr>
          <w:b/>
          <w:bCs/>
        </w:rPr>
        <w:t>Para saber mais: o que é ação cultural?</w:t>
      </w:r>
      <w:r w:rsidRPr="00004A32">
        <w:t> </w:t>
      </w:r>
    </w:p>
    <w:p w:rsidRPr="00004A32" w:rsidR="00004A32" w:rsidP="00004A32" w:rsidRDefault="00004A32" w14:paraId="70C5F9BF" w14:textId="77777777">
      <w:r w:rsidRPr="00004A32">
        <w:t>A expressão </w:t>
      </w:r>
      <w:r w:rsidRPr="00004A32">
        <w:rPr>
          <w:b/>
          <w:bCs/>
        </w:rPr>
        <w:t>ação cultural</w:t>
      </w:r>
      <w:r w:rsidRPr="00004A32">
        <w:t> parte da ideia de que cultura não é algo pronto que algumas pessoas produzem e outras apenas recebem. Ao contrário, compreende que todas as pessoas podem participar da produção de sentidos, criar interpretações, imaginar possibilidades e ocupar um papel ativo na vida cultural. </w:t>
      </w:r>
    </w:p>
    <w:p w:rsidRPr="00004A32" w:rsidR="00004A32" w:rsidP="00004A32" w:rsidRDefault="00004A32" w14:paraId="760B047A" w14:textId="597503EC">
      <w:r w:rsidRPr="00004A32">
        <w:t>Como explica Teixeira Coelho em seu livro </w:t>
      </w:r>
      <w:r w:rsidRPr="009210CE">
        <w:rPr>
          <w:b/>
          <w:bCs/>
        </w:rPr>
        <w:t>O que é ação cultural</w:t>
      </w:r>
      <w:r w:rsidRPr="009210CE">
        <w:t>:</w:t>
      </w:r>
      <w:r w:rsidRPr="00004A32">
        <w:t> </w:t>
      </w:r>
    </w:p>
    <w:p w:rsidRPr="009210CE" w:rsidR="00004A32" w:rsidP="00004A32" w:rsidRDefault="00004A32" w14:paraId="1FB7B256" w14:textId="77777777">
      <w:pPr>
        <w:rPr>
          <w:i/>
          <w:iCs/>
        </w:rPr>
      </w:pPr>
      <w:r w:rsidRPr="009210CE">
        <w:rPr>
          <w:i/>
          <w:iCs/>
        </w:rPr>
        <w:t>“O processo de ação cultural é a criação ou organização das condições necessárias para que as pessoas inventem seus próprios fins e se tornem assim sujeitos da cultura e não seus objetos. Através do lúdico e do imaginário, a biblioteca pública deverá exercer uma participação mais efetiva em eventos e projetos voltados ao resgate cultural, promovendo ações que visem à mediação da informação no processo político-educativo, no qual seu público e, principalmente o não público, passem de meros receptores a produtores de cultura, participando da discussão sobre essas questões.” </w:t>
      </w:r>
    </w:p>
    <w:p w:rsidRPr="00D0797A" w:rsidR="00004A32" w:rsidP="00004A32" w:rsidRDefault="00004A32" w14:paraId="65414403" w14:textId="77777777">
      <w:pPr>
        <w:rPr>
          <w:b/>
          <w:bCs/>
        </w:rPr>
      </w:pPr>
      <w:r w:rsidRPr="00D0797A">
        <w:rPr>
          <w:b/>
          <w:bCs/>
          <w:highlight w:val="cyan"/>
        </w:rPr>
        <w:t>[FECHAR BOX]</w:t>
      </w:r>
    </w:p>
    <w:p w:rsidR="001B3F3F" w:rsidRDefault="00A93C7D" w14:paraId="4F2C43E6" w14:textId="05E3BC68">
      <w:pPr>
        <w:rPr>
          <w:b/>
          <w:bCs/>
        </w:rPr>
      </w:pPr>
      <w:r>
        <w:rPr>
          <w:b/>
          <w:bCs/>
        </w:rPr>
        <w:t xml:space="preserve">&gt; </w:t>
      </w:r>
      <w:r>
        <w:rPr>
          <w:b/>
          <w:bCs/>
        </w:rPr>
        <w:t>FIM</w:t>
      </w:r>
      <w:r>
        <w:rPr>
          <w:b/>
          <w:bCs/>
        </w:rPr>
        <w:t xml:space="preserve"> DA LIÇÃO 4</w:t>
      </w:r>
    </w:p>
    <w:p w:rsidRPr="00A93C7D" w:rsidR="00A93C7D" w:rsidRDefault="00A93C7D" w14:paraId="3FEAEC87" w14:textId="77777777">
      <w:pPr>
        <w:rPr>
          <w:b/>
          <w:bCs/>
        </w:rPr>
      </w:pPr>
    </w:p>
    <w:p w:rsidR="00144999" w:rsidRDefault="00144999" w14:paraId="34E71C09" w14:textId="77777777"/>
    <w:p w:rsidR="00144999" w:rsidP="00144999" w:rsidRDefault="00987BE7" w14:paraId="0A8EE6EE" w14:textId="0A4F538E">
      <w:pPr>
        <w:rPr>
          <w:b/>
          <w:bCs/>
          <w:sz w:val="32"/>
          <w:szCs w:val="32"/>
        </w:rPr>
      </w:pPr>
      <w:r w:rsidRPr="00987BE7">
        <w:rPr>
          <w:b/>
          <w:bCs/>
          <w:sz w:val="32"/>
          <w:szCs w:val="32"/>
        </w:rPr>
        <w:t>PARTE IV – ESCOLHENDO LIVROS PARA MEDIAR COM A PRIMEIRA INFÂNCIA</w:t>
      </w:r>
    </w:p>
    <w:p w:rsidR="00895DED" w:rsidP="00144999" w:rsidRDefault="00895DED" w14:paraId="0A6500EB" w14:textId="77777777">
      <w:pPr>
        <w:rPr>
          <w:b/>
          <w:bCs/>
          <w:sz w:val="32"/>
          <w:szCs w:val="32"/>
        </w:rPr>
      </w:pPr>
    </w:p>
    <w:p w:rsidR="00987BE7" w:rsidP="00144999" w:rsidRDefault="00987BE7" w14:paraId="3B2FEDBF" w14:textId="77777777">
      <w:pPr>
        <w:rPr>
          <w:b/>
          <w:bCs/>
        </w:rPr>
      </w:pPr>
    </w:p>
    <w:p w:rsidRPr="00672C37" w:rsidR="00144999" w:rsidP="00144999" w:rsidRDefault="00144999" w14:paraId="273DEB0A" w14:textId="4DA57907">
      <w:pPr>
        <w:rPr>
          <w:b/>
          <w:bCs/>
          <w:sz w:val="32"/>
          <w:szCs w:val="32"/>
        </w:rPr>
      </w:pPr>
      <w:r w:rsidRPr="00672C37">
        <w:rPr>
          <w:b/>
          <w:bCs/>
          <w:sz w:val="32"/>
          <w:szCs w:val="32"/>
        </w:rPr>
        <w:t xml:space="preserve">[CARD LIÇÃO </w:t>
      </w:r>
      <w:r w:rsidR="00987BE7">
        <w:rPr>
          <w:b/>
          <w:bCs/>
          <w:sz w:val="32"/>
          <w:szCs w:val="32"/>
        </w:rPr>
        <w:t>5</w:t>
      </w:r>
      <w:r w:rsidRPr="00672C37">
        <w:rPr>
          <w:b/>
          <w:bCs/>
          <w:sz w:val="32"/>
          <w:szCs w:val="32"/>
        </w:rPr>
        <w:t xml:space="preserve">] </w:t>
      </w:r>
    </w:p>
    <w:p w:rsidRPr="00672C37" w:rsidR="00144999" w:rsidP="00144999" w:rsidRDefault="00144999" w14:paraId="0D6EA96A" w14:textId="440FBAAC">
      <w:pPr>
        <w:rPr>
          <w:b/>
          <w:bCs/>
          <w:color w:val="EE0000"/>
          <w:sz w:val="32"/>
          <w:szCs w:val="32"/>
        </w:rPr>
      </w:pPr>
      <w:r w:rsidRPr="00672C37">
        <w:rPr>
          <w:b/>
          <w:bCs/>
          <w:sz w:val="32"/>
          <w:szCs w:val="32"/>
        </w:rPr>
        <w:t xml:space="preserve">Título: </w:t>
      </w:r>
      <w:r w:rsidR="00363E03">
        <w:rPr>
          <w:b/>
          <w:bCs/>
          <w:color w:val="EE0000"/>
          <w:sz w:val="32"/>
          <w:szCs w:val="32"/>
        </w:rPr>
        <w:t xml:space="preserve">A </w:t>
      </w:r>
      <w:r w:rsidR="00377F2B">
        <w:rPr>
          <w:b/>
          <w:bCs/>
          <w:color w:val="EE0000"/>
          <w:sz w:val="32"/>
          <w:szCs w:val="32"/>
        </w:rPr>
        <w:t>E</w:t>
      </w:r>
      <w:r w:rsidR="00363E03">
        <w:rPr>
          <w:b/>
          <w:bCs/>
          <w:color w:val="EE0000"/>
          <w:sz w:val="32"/>
          <w:szCs w:val="32"/>
        </w:rPr>
        <w:t xml:space="preserve">scolha de </w:t>
      </w:r>
      <w:r w:rsidR="00377F2B">
        <w:rPr>
          <w:b/>
          <w:bCs/>
          <w:color w:val="EE0000"/>
          <w:sz w:val="32"/>
          <w:szCs w:val="32"/>
        </w:rPr>
        <w:t>L</w:t>
      </w:r>
      <w:r w:rsidR="00363E03">
        <w:rPr>
          <w:b/>
          <w:bCs/>
          <w:color w:val="EE0000"/>
          <w:sz w:val="32"/>
          <w:szCs w:val="32"/>
        </w:rPr>
        <w:t>ivros</w:t>
      </w:r>
    </w:p>
    <w:p w:rsidRPr="006679DE" w:rsidR="00144999" w:rsidP="00144999" w:rsidRDefault="00144999" w14:paraId="6966059F" w14:textId="77777777">
      <w:pPr>
        <w:rPr>
          <w:b/>
          <w:bCs/>
          <w:sz w:val="28"/>
          <w:szCs w:val="28"/>
        </w:rPr>
      </w:pPr>
    </w:p>
    <w:p w:rsidRPr="00361E36" w:rsidR="00144999" w:rsidP="00144999" w:rsidRDefault="00144999" w14:paraId="09F294DC" w14:textId="76BB236B">
      <w:pPr>
        <w:rPr>
          <w:b/>
          <w:bCs/>
        </w:rPr>
      </w:pPr>
      <w:r>
        <w:rPr>
          <w:b/>
          <w:bCs/>
        </w:rPr>
        <w:t xml:space="preserve">&gt; </w:t>
      </w:r>
      <w:r w:rsidR="00F666EE">
        <w:rPr>
          <w:b/>
          <w:bCs/>
        </w:rPr>
        <w:t>INÍCIO DA</w:t>
      </w:r>
      <w:r>
        <w:rPr>
          <w:b/>
          <w:bCs/>
        </w:rPr>
        <w:t xml:space="preserve"> LIÇÃO </w:t>
      </w:r>
      <w:r w:rsidR="00723775">
        <w:rPr>
          <w:b/>
          <w:bCs/>
        </w:rPr>
        <w:t>5</w:t>
      </w:r>
    </w:p>
    <w:p w:rsidRPr="00662BE9" w:rsidR="00144999" w:rsidP="00144999" w:rsidRDefault="00144999" w14:paraId="3A456535" w14:textId="0510E57E">
      <w:pPr>
        <w:rPr>
          <w:b/>
          <w:bCs/>
          <w:sz w:val="28"/>
          <w:szCs w:val="28"/>
          <w:highlight w:val="lightGray"/>
        </w:rPr>
      </w:pPr>
      <w:r w:rsidRPr="00662BE9">
        <w:rPr>
          <w:b/>
          <w:bCs/>
          <w:sz w:val="28"/>
          <w:szCs w:val="28"/>
          <w:highlight w:val="lightGray"/>
        </w:rPr>
        <w:t xml:space="preserve">[LIÇÃO </w:t>
      </w:r>
      <w:r w:rsidR="00723775">
        <w:rPr>
          <w:b/>
          <w:bCs/>
          <w:sz w:val="28"/>
          <w:szCs w:val="28"/>
          <w:highlight w:val="lightGray"/>
        </w:rPr>
        <w:t>5</w:t>
      </w:r>
      <w:r w:rsidRPr="00662BE9">
        <w:rPr>
          <w:b/>
          <w:bCs/>
          <w:sz w:val="28"/>
          <w:szCs w:val="28"/>
          <w:highlight w:val="lightGray"/>
        </w:rPr>
        <w:t xml:space="preserve"> &gt; PÁGINA</w:t>
      </w:r>
      <w:r w:rsidRPr="00723775" w:rsidR="00723775">
        <w:rPr>
          <w:b/>
          <w:bCs/>
          <w:sz w:val="28"/>
          <w:szCs w:val="28"/>
          <w:highlight w:val="lightGray"/>
        </w:rPr>
        <w:t xml:space="preserve"> 1</w:t>
      </w:r>
      <w:r w:rsidRPr="00662BE9">
        <w:rPr>
          <w:b/>
          <w:bCs/>
          <w:sz w:val="28"/>
          <w:szCs w:val="28"/>
          <w:highlight w:val="lightGray"/>
        </w:rPr>
        <w:t xml:space="preserve">]  </w:t>
      </w:r>
    </w:p>
    <w:p w:rsidR="00144999" w:rsidP="00144999" w:rsidRDefault="00144999" w14:paraId="13487F51" w14:textId="18DCF2D0">
      <w:pPr>
        <w:rPr>
          <w:b/>
          <w:bCs/>
          <w:color w:val="EE0000"/>
          <w:sz w:val="28"/>
          <w:szCs w:val="28"/>
        </w:rPr>
      </w:pPr>
      <w:r w:rsidRPr="00662BE9">
        <w:rPr>
          <w:b/>
          <w:bCs/>
          <w:sz w:val="28"/>
          <w:szCs w:val="28"/>
        </w:rPr>
        <w:t xml:space="preserve">Título: </w:t>
      </w:r>
      <w:r w:rsidRPr="00F606C0" w:rsidR="00E7264C">
        <w:rPr>
          <w:b/>
          <w:bCs/>
          <w:sz w:val="28"/>
          <w:szCs w:val="28"/>
        </w:rPr>
        <w:t xml:space="preserve">Escolher se </w:t>
      </w:r>
      <w:r w:rsidRPr="00F606C0" w:rsidR="00F606C0">
        <w:rPr>
          <w:b/>
          <w:bCs/>
          <w:sz w:val="28"/>
          <w:szCs w:val="28"/>
        </w:rPr>
        <w:t>parece com escutar</w:t>
      </w:r>
    </w:p>
    <w:p w:rsidRPr="00004A32" w:rsidR="00F606C0" w:rsidP="00F606C0" w:rsidRDefault="00F606C0" w14:paraId="3451B30C" w14:textId="77777777">
      <w:r w:rsidRPr="008F6BD1">
        <w:rPr>
          <w:highlight w:val="green"/>
        </w:rPr>
        <w:t xml:space="preserve">[Inserir </w:t>
      </w:r>
      <w:r>
        <w:rPr>
          <w:highlight w:val="green"/>
        </w:rPr>
        <w:t>imagem</w:t>
      </w:r>
      <w:r w:rsidRPr="008F6BD1">
        <w:rPr>
          <w:highlight w:val="green"/>
        </w:rPr>
        <w:t>]</w:t>
      </w:r>
      <w:r w:rsidRPr="00004A32">
        <w:t>  </w:t>
      </w:r>
    </w:p>
    <w:p w:rsidR="00F606C0" w:rsidP="00E7264C" w:rsidRDefault="00742D31" w14:paraId="71466305" w14:textId="3549D653">
      <w:r>
        <w:rPr>
          <w:noProof/>
        </w:rPr>
        <w:drawing>
          <wp:inline distT="0" distB="0" distL="0" distR="0" wp14:anchorId="64A6A4BE" wp14:editId="489FCB5F">
            <wp:extent cx="5391150" cy="1809750"/>
            <wp:effectExtent l="0" t="0" r="0" b="0"/>
            <wp:docPr id="13775919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1809750"/>
                    </a:xfrm>
                    <a:prstGeom prst="rect">
                      <a:avLst/>
                    </a:prstGeom>
                    <a:noFill/>
                    <a:ln>
                      <a:noFill/>
                    </a:ln>
                  </pic:spPr>
                </pic:pic>
              </a:graphicData>
            </a:graphic>
          </wp:inline>
        </w:drawing>
      </w:r>
    </w:p>
    <w:p w:rsidRPr="00595E0F" w:rsidR="00595E0F" w:rsidP="00E7264C" w:rsidRDefault="00595E0F" w14:paraId="59982DE1" w14:textId="2E4645BF">
      <w:r w:rsidRPr="00595E0F">
        <w:t xml:space="preserve">Link: </w:t>
      </w:r>
      <w:hyperlink w:history="1" r:id="rId15">
        <w:r w:rsidRPr="00F666EE" w:rsidR="00F666EE">
          <w:rPr>
            <w:rStyle w:val="Hyperlink"/>
          </w:rPr>
          <w:t>móduloII_parte4_lição5</w:t>
        </w:r>
      </w:hyperlink>
    </w:p>
    <w:p w:rsidR="00742D31" w:rsidP="00E7264C" w:rsidRDefault="00742D31" w14:paraId="3909E31E" w14:textId="745E1D55">
      <w:r w:rsidRPr="00742D31">
        <w:rPr>
          <w:highlight w:val="green"/>
        </w:rPr>
        <w:t>(Inserir legenda com créditos – buscando)</w:t>
      </w:r>
    </w:p>
    <w:p w:rsidRPr="00E7264C" w:rsidR="00E7264C" w:rsidP="00E7264C" w:rsidRDefault="00E7264C" w14:paraId="72F835C0" w14:textId="6CB00DAF">
      <w:r w:rsidRPr="00E7264C">
        <w:t>Na composição de uma cena de mediação de leitura, é comum imaginarmos o encontro entre crianças e livros, a leitura em voz alta, a conversa, o manuseio das páginas, os pequenos espantos. Mas existe uma etapa anterior que também faz parte da mediação: o momento da escolha. </w:t>
      </w:r>
    </w:p>
    <w:p w:rsidRPr="00E7264C" w:rsidR="00E7264C" w:rsidP="00E7264C" w:rsidRDefault="00E7264C" w14:paraId="373303F5" w14:textId="77777777">
      <w:r w:rsidRPr="00E7264C">
        <w:t>Escolher um livro não é apenas selecionar um objeto entre muitos outros. </w:t>
      </w:r>
      <w:r w:rsidRPr="00680C1B">
        <w:rPr>
          <w:b/>
          <w:bCs/>
        </w:rPr>
        <w:t>Esse gesto envolve tomar uma decisão sobre quais histórias colocar em circulação, quais vozes apresentar, quais reflexões convidar as crianças a fazer e quais experiências de linguagem compartilhar</w:t>
      </w:r>
      <w:r w:rsidRPr="00E7264C">
        <w:t>. </w:t>
      </w:r>
    </w:p>
    <w:p w:rsidR="00680C1B" w:rsidP="00E7264C" w:rsidRDefault="00680C1B" w14:paraId="4635609C" w14:textId="77777777"/>
    <w:p w:rsidRPr="00662BE9" w:rsidR="00680C1B" w:rsidP="00680C1B" w:rsidRDefault="00680C1B" w14:paraId="613EE639" w14:textId="1C71297E">
      <w:pPr>
        <w:rPr>
          <w:b/>
          <w:bCs/>
          <w:sz w:val="28"/>
          <w:szCs w:val="28"/>
          <w:highlight w:val="lightGray"/>
        </w:rPr>
      </w:pPr>
      <w:r w:rsidRPr="00662BE9">
        <w:rPr>
          <w:b/>
          <w:bCs/>
          <w:sz w:val="28"/>
          <w:szCs w:val="28"/>
          <w:highlight w:val="lightGray"/>
        </w:rPr>
        <w:t xml:space="preserve">[LIÇÃO </w:t>
      </w:r>
      <w:r>
        <w:rPr>
          <w:b/>
          <w:bCs/>
          <w:sz w:val="28"/>
          <w:szCs w:val="28"/>
          <w:highlight w:val="lightGray"/>
        </w:rPr>
        <w:t>5</w:t>
      </w:r>
      <w:r w:rsidRPr="00662BE9">
        <w:rPr>
          <w:b/>
          <w:bCs/>
          <w:sz w:val="28"/>
          <w:szCs w:val="28"/>
          <w:highlight w:val="lightGray"/>
        </w:rPr>
        <w:t xml:space="preserve"> &gt; PÁGINA</w:t>
      </w:r>
      <w:r w:rsidRPr="00723775">
        <w:rPr>
          <w:b/>
          <w:bCs/>
          <w:sz w:val="28"/>
          <w:szCs w:val="28"/>
          <w:highlight w:val="lightGray"/>
        </w:rPr>
        <w:t xml:space="preserve"> </w:t>
      </w:r>
      <w:r w:rsidR="00905B7B">
        <w:rPr>
          <w:b/>
          <w:bCs/>
          <w:sz w:val="28"/>
          <w:szCs w:val="28"/>
          <w:highlight w:val="lightGray"/>
        </w:rPr>
        <w:t>2</w:t>
      </w:r>
      <w:r w:rsidRPr="00662BE9">
        <w:rPr>
          <w:b/>
          <w:bCs/>
          <w:sz w:val="28"/>
          <w:szCs w:val="28"/>
          <w:highlight w:val="lightGray"/>
        </w:rPr>
        <w:t xml:space="preserve">]  </w:t>
      </w:r>
    </w:p>
    <w:p w:rsidR="00680C1B" w:rsidP="00680C1B" w:rsidRDefault="00680C1B" w14:paraId="4512F7CB" w14:textId="77777777">
      <w:pPr>
        <w:rPr>
          <w:b/>
          <w:bCs/>
          <w:color w:val="EE0000"/>
          <w:sz w:val="28"/>
          <w:szCs w:val="28"/>
        </w:rPr>
      </w:pPr>
      <w:r w:rsidRPr="00662BE9">
        <w:rPr>
          <w:b/>
          <w:bCs/>
          <w:sz w:val="28"/>
          <w:szCs w:val="28"/>
        </w:rPr>
        <w:t xml:space="preserve">Título: </w:t>
      </w:r>
      <w:r w:rsidRPr="00F606C0">
        <w:rPr>
          <w:b/>
          <w:bCs/>
          <w:sz w:val="28"/>
          <w:szCs w:val="28"/>
        </w:rPr>
        <w:t>Escolher se parece com escutar</w:t>
      </w:r>
    </w:p>
    <w:p w:rsidR="00217605" w:rsidP="00E7264C" w:rsidRDefault="00E7264C" w14:paraId="0358D06A" w14:textId="77777777">
      <w:r w:rsidRPr="00E7264C">
        <w:t>A pesquisadora argentina Cecilia </w:t>
      </w:r>
      <w:proofErr w:type="spellStart"/>
      <w:r w:rsidRPr="00E7264C">
        <w:t>Bajour</w:t>
      </w:r>
      <w:proofErr w:type="spellEnd"/>
      <w:r w:rsidRPr="00E7264C">
        <w:t xml:space="preserve"> escreveu</w:t>
      </w:r>
      <w:r w:rsidR="00ED13CE">
        <w:t>,</w:t>
      </w:r>
      <w:r w:rsidR="009D5B93">
        <w:t xml:space="preserve"> em seu livro </w:t>
      </w:r>
      <w:r w:rsidRPr="009D5B93" w:rsidR="009D5B93">
        <w:rPr>
          <w:b/>
          <w:bCs/>
        </w:rPr>
        <w:t>Ouvir nas entrelinhas: o valor da escuta nas práticas de leitura</w:t>
      </w:r>
      <w:r w:rsidR="00ED13CE">
        <w:t>,</w:t>
      </w:r>
      <w:r w:rsidRPr="00E7264C">
        <w:t xml:space="preserve"> que é na seleção dos textos que serão lidos que o </w:t>
      </w:r>
      <w:r w:rsidRPr="00E7264C">
        <w:rPr>
          <w:i/>
          <w:iCs/>
        </w:rPr>
        <w:t>“ouvido do mediador começa a se apurar”. </w:t>
      </w:r>
    </w:p>
    <w:p w:rsidRPr="00217605" w:rsidR="00217605" w:rsidP="00E7264C" w:rsidRDefault="00217605" w14:paraId="16039A74" w14:textId="638F37E6">
      <w:pPr>
        <w:rPr>
          <w:b/>
          <w:bCs/>
        </w:rPr>
      </w:pPr>
      <w:r w:rsidRPr="00217605">
        <w:rPr>
          <w:b/>
          <w:bCs/>
          <w:highlight w:val="cyan"/>
        </w:rPr>
        <w:t>[ABRIR BOX]</w:t>
      </w:r>
    </w:p>
    <w:p w:rsidRPr="00E7264C" w:rsidR="00E7264C" w:rsidP="00E7264C" w:rsidRDefault="00E7264C" w14:paraId="3B2B9590" w14:textId="01402CCE">
      <w:r w:rsidRPr="00E7264C">
        <w:t>O que ela está nos dizendo é que escolher também é uma forma de escutar... </w:t>
      </w:r>
    </w:p>
    <w:p w:rsidRPr="00E7264C" w:rsidR="00E7264C" w:rsidP="00E7264C" w:rsidRDefault="00E7264C" w14:paraId="12157AB3" w14:textId="77777777">
      <w:pPr>
        <w:numPr>
          <w:ilvl w:val="0"/>
          <w:numId w:val="13"/>
        </w:numPr>
      </w:pPr>
      <w:r w:rsidRPr="00E7264C">
        <w:rPr>
          <w:b/>
          <w:bCs/>
        </w:rPr>
        <w:t>os livros</w:t>
      </w:r>
      <w:r w:rsidRPr="00E7264C">
        <w:t>, percebendo seu poder de provocar curiosidade, abrir perguntas, criar imagens, deslocar o olhar sobre o cotidiano, alimentar conversas ou oferecer espaço para imaginar; </w:t>
      </w:r>
    </w:p>
    <w:p w:rsidRPr="00E7264C" w:rsidR="00E7264C" w:rsidP="00E7264C" w:rsidRDefault="00E7264C" w14:paraId="5D10E025" w14:textId="77777777">
      <w:pPr>
        <w:numPr>
          <w:ilvl w:val="0"/>
          <w:numId w:val="14"/>
        </w:numPr>
      </w:pPr>
      <w:r w:rsidRPr="00E7264C">
        <w:rPr>
          <w:b/>
          <w:bCs/>
        </w:rPr>
        <w:t>as crianças</w:t>
      </w:r>
      <w:r w:rsidRPr="00E7264C">
        <w:t>, observando seus interesses, seus modos de participar, aquilo que as mobiliza, que repetem, que recusam </w:t>
      </w:r>
      <w:proofErr w:type="gramStart"/>
      <w:r w:rsidRPr="00E7264C">
        <w:t>e também</w:t>
      </w:r>
      <w:proofErr w:type="gramEnd"/>
      <w:r w:rsidRPr="00E7264C">
        <w:t> o que ainda não conhecem; </w:t>
      </w:r>
    </w:p>
    <w:p w:rsidR="00E7264C" w:rsidP="00E7264C" w:rsidRDefault="00E7264C" w14:paraId="6B73D157" w14:textId="77777777">
      <w:pPr>
        <w:numPr>
          <w:ilvl w:val="0"/>
          <w:numId w:val="15"/>
        </w:numPr>
      </w:pPr>
      <w:r w:rsidRPr="00E7264C">
        <w:rPr>
          <w:b/>
          <w:bCs/>
        </w:rPr>
        <w:t>o mundo</w:t>
      </w:r>
      <w:r w:rsidRPr="00E7264C">
        <w:t>, reconhecendo que existem muitas formas de narrar, brincar, sentir, viver e estar em relação com a linguagem. </w:t>
      </w:r>
    </w:p>
    <w:p w:rsidRPr="00AA69A6" w:rsidR="00217605" w:rsidP="00AA69A6" w:rsidRDefault="00217605" w14:paraId="6ECEE089" w14:textId="0EA956AE">
      <w:pPr>
        <w:rPr>
          <w:b/>
          <w:bCs/>
        </w:rPr>
      </w:pPr>
      <w:r w:rsidRPr="00AA69A6">
        <w:rPr>
          <w:b/>
          <w:bCs/>
          <w:highlight w:val="cyan"/>
        </w:rPr>
        <w:t>[</w:t>
      </w:r>
      <w:r w:rsidR="00AA69A6">
        <w:rPr>
          <w:b/>
          <w:bCs/>
          <w:highlight w:val="cyan"/>
        </w:rPr>
        <w:t>FECHAR</w:t>
      </w:r>
      <w:r w:rsidRPr="00AA69A6">
        <w:rPr>
          <w:b/>
          <w:bCs/>
          <w:highlight w:val="cyan"/>
        </w:rPr>
        <w:t xml:space="preserve"> BOX]</w:t>
      </w:r>
    </w:p>
    <w:p w:rsidRPr="00E7264C" w:rsidR="00E7264C" w:rsidP="00E7264C" w:rsidRDefault="00E7264C" w14:paraId="5532F801" w14:textId="77777777">
      <w:r w:rsidRPr="00E7264C">
        <w:t xml:space="preserve">Portanto, </w:t>
      </w:r>
      <w:r w:rsidRPr="002B2A56">
        <w:rPr>
          <w:b/>
          <w:bCs/>
        </w:rPr>
        <w:t>escolher livros para mediar com bebês e crianças pequenas significa estar constantemente movimentando encontros variados e sensíveis entre infâncias e histórias, imagens e experiências de leitura</w:t>
      </w:r>
      <w:r w:rsidRPr="00E7264C">
        <w:t>. E, quanto mais buscamos ampliar nosso repertório de escolhas, mais possibilidades de caminhos criamos para que as crianças se descubram no universo da leitura. </w:t>
      </w:r>
    </w:p>
    <w:p w:rsidRPr="00361E36" w:rsidR="00F666EE" w:rsidP="00F666EE" w:rsidRDefault="00F666EE" w14:paraId="4307E707" w14:textId="7FB98154">
      <w:pPr>
        <w:rPr>
          <w:b/>
          <w:bCs/>
        </w:rPr>
      </w:pPr>
      <w:r>
        <w:rPr>
          <w:b/>
          <w:bCs/>
        </w:rPr>
        <w:t xml:space="preserve">&gt; </w:t>
      </w:r>
      <w:r>
        <w:rPr>
          <w:b/>
          <w:bCs/>
        </w:rPr>
        <w:t>FIM</w:t>
      </w:r>
      <w:r>
        <w:rPr>
          <w:b/>
          <w:bCs/>
        </w:rPr>
        <w:t xml:space="preserve"> DA LIÇÃO 5</w:t>
      </w:r>
    </w:p>
    <w:p w:rsidR="00E7264C" w:rsidP="00144999" w:rsidRDefault="00E7264C" w14:paraId="34A31F86" w14:textId="77777777"/>
    <w:p w:rsidRPr="00E7264C" w:rsidR="00F666EE" w:rsidP="00144999" w:rsidRDefault="00F666EE" w14:paraId="3BF167B6" w14:textId="77777777"/>
    <w:p w:rsidRPr="00672C37" w:rsidR="00905B7B" w:rsidP="00905B7B" w:rsidRDefault="00905B7B" w14:paraId="3C517EAC" w14:textId="6A50E574">
      <w:pPr>
        <w:rPr>
          <w:b/>
          <w:bCs/>
          <w:sz w:val="32"/>
          <w:szCs w:val="32"/>
        </w:rPr>
      </w:pPr>
      <w:r w:rsidRPr="00672C37">
        <w:rPr>
          <w:b/>
          <w:bCs/>
          <w:sz w:val="32"/>
          <w:szCs w:val="32"/>
        </w:rPr>
        <w:t xml:space="preserve">[CARD LIÇÃO </w:t>
      </w:r>
      <w:r>
        <w:rPr>
          <w:b/>
          <w:bCs/>
          <w:sz w:val="32"/>
          <w:szCs w:val="32"/>
        </w:rPr>
        <w:t>6</w:t>
      </w:r>
      <w:r w:rsidRPr="00672C37">
        <w:rPr>
          <w:b/>
          <w:bCs/>
          <w:sz w:val="32"/>
          <w:szCs w:val="32"/>
        </w:rPr>
        <w:t xml:space="preserve">] </w:t>
      </w:r>
    </w:p>
    <w:p w:rsidRPr="00672C37" w:rsidR="00905B7B" w:rsidP="00905B7B" w:rsidRDefault="00905B7B" w14:paraId="1D75534B" w14:textId="7D3DD8B5">
      <w:pPr>
        <w:rPr>
          <w:b/>
          <w:bCs/>
          <w:color w:val="EE0000"/>
          <w:sz w:val="32"/>
          <w:szCs w:val="32"/>
        </w:rPr>
      </w:pPr>
      <w:r w:rsidRPr="00672C37">
        <w:rPr>
          <w:b/>
          <w:bCs/>
          <w:sz w:val="32"/>
          <w:szCs w:val="32"/>
        </w:rPr>
        <w:t xml:space="preserve">Título: </w:t>
      </w:r>
      <w:r w:rsidR="00FC15C6">
        <w:rPr>
          <w:b/>
          <w:bCs/>
          <w:color w:val="EE0000"/>
          <w:sz w:val="32"/>
          <w:szCs w:val="32"/>
        </w:rPr>
        <w:t xml:space="preserve">Diferentes </w:t>
      </w:r>
      <w:r w:rsidR="00F23A80">
        <w:rPr>
          <w:b/>
          <w:bCs/>
          <w:color w:val="EE0000"/>
          <w:sz w:val="32"/>
          <w:szCs w:val="32"/>
        </w:rPr>
        <w:t>L</w:t>
      </w:r>
      <w:r w:rsidR="00FC15C6">
        <w:rPr>
          <w:b/>
          <w:bCs/>
          <w:color w:val="EE0000"/>
          <w:sz w:val="32"/>
          <w:szCs w:val="32"/>
        </w:rPr>
        <w:t xml:space="preserve">ivros e </w:t>
      </w:r>
      <w:r w:rsidR="00F23A80">
        <w:rPr>
          <w:b/>
          <w:bCs/>
          <w:color w:val="EE0000"/>
          <w:sz w:val="32"/>
          <w:szCs w:val="32"/>
        </w:rPr>
        <w:t>L</w:t>
      </w:r>
      <w:r w:rsidR="00FC15C6">
        <w:rPr>
          <w:b/>
          <w:bCs/>
          <w:color w:val="EE0000"/>
          <w:sz w:val="32"/>
          <w:szCs w:val="32"/>
        </w:rPr>
        <w:t>inguagens</w:t>
      </w:r>
    </w:p>
    <w:p w:rsidRPr="006679DE" w:rsidR="00905B7B" w:rsidP="00905B7B" w:rsidRDefault="00905B7B" w14:paraId="390930AC" w14:textId="77777777">
      <w:pPr>
        <w:rPr>
          <w:b/>
          <w:bCs/>
          <w:sz w:val="28"/>
          <w:szCs w:val="28"/>
        </w:rPr>
      </w:pPr>
    </w:p>
    <w:p w:rsidRPr="00361E36" w:rsidR="00905B7B" w:rsidP="00905B7B" w:rsidRDefault="00905B7B" w14:paraId="309D1AD1" w14:textId="0FA743EA">
      <w:pPr>
        <w:rPr>
          <w:b/>
          <w:bCs/>
        </w:rPr>
      </w:pPr>
      <w:r>
        <w:rPr>
          <w:b/>
          <w:bCs/>
        </w:rPr>
        <w:t xml:space="preserve">&gt; </w:t>
      </w:r>
      <w:r w:rsidR="0079491B">
        <w:rPr>
          <w:b/>
          <w:bCs/>
        </w:rPr>
        <w:t>INÍCIO DA</w:t>
      </w:r>
      <w:r>
        <w:rPr>
          <w:b/>
          <w:bCs/>
        </w:rPr>
        <w:t xml:space="preserve"> LIÇÃO 6</w:t>
      </w:r>
    </w:p>
    <w:p w:rsidRPr="00662BE9" w:rsidR="00905B7B" w:rsidP="00905B7B" w:rsidRDefault="00905B7B" w14:paraId="161A7FB9" w14:textId="63EC7D19">
      <w:pPr>
        <w:rPr>
          <w:b/>
          <w:bCs/>
          <w:sz w:val="28"/>
          <w:szCs w:val="28"/>
          <w:highlight w:val="lightGray"/>
        </w:rPr>
      </w:pPr>
      <w:r w:rsidRPr="00662BE9">
        <w:rPr>
          <w:b/>
          <w:bCs/>
          <w:sz w:val="28"/>
          <w:szCs w:val="28"/>
          <w:highlight w:val="lightGray"/>
        </w:rPr>
        <w:t xml:space="preserve">[LIÇÃO </w:t>
      </w:r>
      <w:r>
        <w:rPr>
          <w:b/>
          <w:bCs/>
          <w:sz w:val="28"/>
          <w:szCs w:val="28"/>
          <w:highlight w:val="lightGray"/>
        </w:rPr>
        <w:t>6</w:t>
      </w:r>
      <w:r w:rsidRPr="00662BE9">
        <w:rPr>
          <w:b/>
          <w:bCs/>
          <w:sz w:val="28"/>
          <w:szCs w:val="28"/>
          <w:highlight w:val="lightGray"/>
        </w:rPr>
        <w:t xml:space="preserve"> &gt; PÁGINA</w:t>
      </w:r>
      <w:r w:rsidRPr="00723775">
        <w:rPr>
          <w:b/>
          <w:bCs/>
          <w:sz w:val="28"/>
          <w:szCs w:val="28"/>
          <w:highlight w:val="lightGray"/>
        </w:rPr>
        <w:t xml:space="preserve"> </w:t>
      </w:r>
      <w:r w:rsidR="0079491B">
        <w:rPr>
          <w:b/>
          <w:bCs/>
          <w:sz w:val="28"/>
          <w:szCs w:val="28"/>
          <w:highlight w:val="lightGray"/>
        </w:rPr>
        <w:t>ÚNICA</w:t>
      </w:r>
      <w:r w:rsidRPr="00662BE9">
        <w:rPr>
          <w:b/>
          <w:bCs/>
          <w:sz w:val="28"/>
          <w:szCs w:val="28"/>
          <w:highlight w:val="lightGray"/>
        </w:rPr>
        <w:t xml:space="preserve">]  </w:t>
      </w:r>
    </w:p>
    <w:p w:rsidR="00905B7B" w:rsidP="00905B7B" w:rsidRDefault="00905B7B" w14:paraId="11A28DBD" w14:textId="237F5ECF">
      <w:pPr>
        <w:rPr>
          <w:b/>
          <w:bCs/>
          <w:color w:val="EE0000"/>
          <w:sz w:val="28"/>
          <w:szCs w:val="28"/>
        </w:rPr>
      </w:pPr>
      <w:r w:rsidRPr="00662BE9">
        <w:rPr>
          <w:b/>
          <w:bCs/>
          <w:sz w:val="28"/>
          <w:szCs w:val="28"/>
        </w:rPr>
        <w:t xml:space="preserve">Título: </w:t>
      </w:r>
      <w:r w:rsidR="009E4F15">
        <w:rPr>
          <w:b/>
          <w:bCs/>
          <w:sz w:val="28"/>
          <w:szCs w:val="28"/>
        </w:rPr>
        <w:t>Existem muitos jeitos dos livros contarem histórias</w:t>
      </w:r>
    </w:p>
    <w:p w:rsidRPr="00F6400C" w:rsidR="00F6400C" w:rsidP="00F6400C" w:rsidRDefault="00F6400C" w14:paraId="40584999" w14:textId="77777777">
      <w:r w:rsidRPr="00F6400C">
        <w:t>Quando falamos em livros para bebês e crianças pequenas, é comum lembrarmos apenas daqueles com histórias narradas por palavras. No entanto, </w:t>
      </w:r>
      <w:r w:rsidRPr="00F6400C">
        <w:rPr>
          <w:b/>
          <w:bCs/>
        </w:rPr>
        <w:t>existem muitas formas de um livro contar, provocar e construir uma narrativa</w:t>
      </w:r>
      <w:r w:rsidRPr="00F6400C">
        <w:t>. </w:t>
      </w:r>
    </w:p>
    <w:p w:rsidRPr="00F6400C" w:rsidR="00F6400C" w:rsidP="00F6400C" w:rsidRDefault="00F6400C" w14:paraId="160C5B1C" w14:textId="77777777">
      <w:r w:rsidRPr="00F6400C">
        <w:t>Por isso, conhecer diferentes tipos de livros expande nossas referências como mediadores e mediadoras de leitura e ajuda a reconhecer que cada formato abre possibilidades próprias de exploração, imaginação e participação. </w:t>
      </w:r>
    </w:p>
    <w:p w:rsidRPr="00F6400C" w:rsidR="00F6400C" w:rsidP="00F6400C" w:rsidRDefault="00F6400C" w14:paraId="7310038E" w14:textId="77777777">
      <w:r w:rsidRPr="00F6400C">
        <w:t>Convidamos você a assistir ao vídeo abaixo e observar </w:t>
      </w:r>
      <w:r w:rsidRPr="00F6400C">
        <w:rPr>
          <w:b/>
          <w:bCs/>
        </w:rPr>
        <w:t>de quantas maneiras diferentes os livros podem contar histórias</w:t>
      </w:r>
      <w:r w:rsidRPr="00F6400C">
        <w:t>. </w:t>
      </w:r>
    </w:p>
    <w:p w:rsidRPr="008433F6" w:rsidR="00A617A4" w:rsidP="00A617A4" w:rsidRDefault="00A617A4" w14:paraId="68D37DE1" w14:textId="77777777">
      <w:r w:rsidRPr="00177928">
        <w:rPr>
          <w:highlight w:val="green"/>
        </w:rPr>
        <w:t>[</w:t>
      </w:r>
      <w:proofErr w:type="spellStart"/>
      <w:r w:rsidRPr="00177928">
        <w:rPr>
          <w:highlight w:val="green"/>
        </w:rPr>
        <w:t>Embedar</w:t>
      </w:r>
      <w:proofErr w:type="spellEnd"/>
      <w:r w:rsidRPr="00177928">
        <w:rPr>
          <w:highlight w:val="green"/>
        </w:rPr>
        <w:t> vídeo]</w:t>
      </w:r>
      <w:r w:rsidRPr="008433F6">
        <w:t> </w:t>
      </w:r>
    </w:p>
    <w:p w:rsidRPr="00F6400C" w:rsidR="00F6400C" w:rsidP="00F6400C" w:rsidRDefault="00F6400C" w14:paraId="73908186" w14:textId="77777777">
      <w:hyperlink w:tgtFrame="_blank" w:history="1" r:id="rId16">
        <w:r w:rsidRPr="00F6400C">
          <w:rPr>
            <w:rStyle w:val="Hyperlink"/>
          </w:rPr>
          <w:t>Os diferentes tipos de literatura infantil</w:t>
        </w:r>
      </w:hyperlink>
      <w:r w:rsidRPr="00F6400C">
        <w:t> </w:t>
      </w:r>
    </w:p>
    <w:p w:rsidR="00A617A4" w:rsidP="00A617A4" w:rsidRDefault="00A617A4" w14:paraId="134E69B9" w14:textId="748C93C5">
      <w:r w:rsidRPr="004A1039">
        <w:rPr>
          <w:highlight w:val="green"/>
        </w:rPr>
        <w:t xml:space="preserve">[INSERIR BOX COM </w:t>
      </w:r>
      <w:proofErr w:type="gramStart"/>
      <w:r w:rsidRPr="004A1039">
        <w:rPr>
          <w:highlight w:val="green"/>
        </w:rPr>
        <w:t>CRÉDITOS ]</w:t>
      </w:r>
      <w:proofErr w:type="gramEnd"/>
      <w:r w:rsidRPr="008433F6">
        <w:t> </w:t>
      </w:r>
    </w:p>
    <w:p w:rsidRPr="00361E36" w:rsidR="0079491B" w:rsidP="0079491B" w:rsidRDefault="0079491B" w14:paraId="573F4B80" w14:textId="695AC38E">
      <w:pPr>
        <w:rPr>
          <w:b/>
          <w:bCs/>
        </w:rPr>
      </w:pPr>
      <w:r>
        <w:rPr>
          <w:b/>
          <w:bCs/>
        </w:rPr>
        <w:t xml:space="preserve">&gt; </w:t>
      </w:r>
      <w:r>
        <w:rPr>
          <w:b/>
          <w:bCs/>
        </w:rPr>
        <w:t>FIM</w:t>
      </w:r>
      <w:r>
        <w:rPr>
          <w:b/>
          <w:bCs/>
        </w:rPr>
        <w:t xml:space="preserve"> DA LIÇÃO 6</w:t>
      </w:r>
    </w:p>
    <w:p w:rsidR="00BD7FFB" w:rsidP="00A617A4" w:rsidRDefault="00BD7FFB" w14:paraId="1D74818E" w14:textId="77777777"/>
    <w:p w:rsidR="00BD7FFB" w:rsidP="00A617A4" w:rsidRDefault="00BD7FFB" w14:paraId="6ADADA96" w14:textId="77777777"/>
    <w:p w:rsidRPr="00361E36" w:rsidR="00BD7FFB" w:rsidP="00BD7FFB" w:rsidRDefault="00BD7FFB" w14:paraId="55AEB37B" w14:textId="573659B5">
      <w:pPr>
        <w:rPr>
          <w:b/>
          <w:bCs/>
          <w:sz w:val="32"/>
          <w:szCs w:val="32"/>
        </w:rPr>
      </w:pPr>
      <w:r w:rsidRPr="0A6D9698" w:rsidR="4E473D08">
        <w:rPr>
          <w:b w:val="1"/>
          <w:bCs w:val="1"/>
          <w:sz w:val="32"/>
          <w:szCs w:val="32"/>
        </w:rPr>
        <w:t xml:space="preserve">[CARD ATIVIDADE </w:t>
      </w:r>
      <w:r w:rsidRPr="0A6D9698" w:rsidR="4E473D08">
        <w:rPr>
          <w:b w:val="1"/>
          <w:bCs w:val="1"/>
          <w:sz w:val="32"/>
          <w:szCs w:val="32"/>
        </w:rPr>
        <w:t>2</w:t>
      </w:r>
      <w:r w:rsidRPr="0A6D9698" w:rsidR="4E473D08">
        <w:rPr>
          <w:b w:val="1"/>
          <w:bCs w:val="1"/>
          <w:sz w:val="32"/>
          <w:szCs w:val="32"/>
        </w:rPr>
        <w:t xml:space="preserve">] </w:t>
      </w:r>
    </w:p>
    <w:p w:rsidR="0A6D9698" w:rsidP="0A6D9698" w:rsidRDefault="0A6D9698" w14:paraId="1544532F" w14:textId="6D3C4356">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Colocando em Prática</w:t>
      </w:r>
    </w:p>
    <w:p w:rsidR="00BD7FFB" w:rsidP="00BD7FFB" w:rsidRDefault="00BD7FFB" w14:paraId="696E031B" w14:textId="77777777">
      <w:pPr>
        <w:rPr>
          <w:b/>
          <w:bCs/>
        </w:rPr>
      </w:pPr>
    </w:p>
    <w:p w:rsidRPr="00361E36" w:rsidR="00BD7FFB" w:rsidP="00BD7FFB" w:rsidRDefault="00BD7FFB" w14:paraId="3C7A1048" w14:textId="71574B4E">
      <w:pPr>
        <w:rPr>
          <w:b/>
          <w:bCs/>
        </w:rPr>
      </w:pPr>
      <w:r>
        <w:rPr>
          <w:b/>
          <w:bCs/>
        </w:rPr>
        <w:t xml:space="preserve">&gt; INÍCIO </w:t>
      </w:r>
      <w:r w:rsidR="009D54EC">
        <w:rPr>
          <w:b/>
          <w:bCs/>
        </w:rPr>
        <w:t>DA</w:t>
      </w:r>
      <w:r>
        <w:rPr>
          <w:b/>
          <w:bCs/>
        </w:rPr>
        <w:t xml:space="preserve"> ATIVIDADE 2</w:t>
      </w:r>
      <w:r>
        <w:t xml:space="preserve"> </w:t>
      </w:r>
    </w:p>
    <w:p w:rsidRPr="00E44123" w:rsidR="00BD7FFB" w:rsidP="00BD7FFB" w:rsidRDefault="00BD7FFB" w14:paraId="31CF5C18" w14:textId="561872F5">
      <w:pPr>
        <w:rPr>
          <w:sz w:val="28"/>
          <w:szCs w:val="28"/>
        </w:rPr>
      </w:pPr>
      <w:r w:rsidRPr="00E44123">
        <w:rPr>
          <w:b/>
          <w:bCs/>
          <w:sz w:val="28"/>
          <w:szCs w:val="28"/>
          <w:highlight w:val="lightGray"/>
        </w:rPr>
        <w:t xml:space="preserve">[CARD ATIVIDADE </w:t>
      </w:r>
      <w:r>
        <w:rPr>
          <w:b/>
          <w:bCs/>
          <w:sz w:val="28"/>
          <w:szCs w:val="28"/>
          <w:highlight w:val="lightGray"/>
        </w:rPr>
        <w:t>2</w:t>
      </w:r>
      <w:r w:rsidRPr="00E44123">
        <w:rPr>
          <w:b/>
          <w:bCs/>
          <w:sz w:val="28"/>
          <w:szCs w:val="28"/>
          <w:highlight w:val="lightGray"/>
        </w:rPr>
        <w:t xml:space="preserve"> &gt; PÁGINA ÚNICA]</w:t>
      </w:r>
      <w:r w:rsidR="00166339">
        <w:rPr>
          <w:b/>
          <w:bCs/>
          <w:sz w:val="28"/>
          <w:szCs w:val="28"/>
        </w:rPr>
        <w:t xml:space="preserve"> – atividade de associação ou ligue os pontos</w:t>
      </w:r>
    </w:p>
    <w:p w:rsidR="00BD7FFB" w:rsidP="00BD7FFB" w:rsidRDefault="00BD7FFB" w14:paraId="7B0CD88F" w14:textId="45FEA41D">
      <w:pPr>
        <w:rPr>
          <w:b/>
          <w:bCs/>
          <w:sz w:val="28"/>
          <w:szCs w:val="28"/>
        </w:rPr>
      </w:pPr>
      <w:r w:rsidRPr="00E44123">
        <w:rPr>
          <w:b/>
          <w:bCs/>
          <w:sz w:val="28"/>
          <w:szCs w:val="28"/>
        </w:rPr>
        <w:t xml:space="preserve">Título: </w:t>
      </w:r>
      <w:r w:rsidR="00661111">
        <w:rPr>
          <w:b/>
          <w:bCs/>
          <w:sz w:val="28"/>
          <w:szCs w:val="28"/>
        </w:rPr>
        <w:t xml:space="preserve">Conhecendo diferentes tipos de livros </w:t>
      </w:r>
      <w:r w:rsidR="00A33B74">
        <w:rPr>
          <w:b/>
          <w:bCs/>
          <w:sz w:val="28"/>
          <w:szCs w:val="28"/>
        </w:rPr>
        <w:t>para as infâncias</w:t>
      </w:r>
    </w:p>
    <w:p w:rsidRPr="00A33B74" w:rsidR="00A33B74" w:rsidP="00A33B74" w:rsidRDefault="00A33B74" w14:paraId="71170ED2" w14:textId="77777777">
      <w:r w:rsidRPr="00A33B74">
        <w:t>Depois de assistir ao vídeo, coloque seu olhar de mediador ou mediadora em ação. </w:t>
      </w:r>
    </w:p>
    <w:p w:rsidRPr="00A33B74" w:rsidR="00A33B74" w:rsidP="00A33B74" w:rsidRDefault="00A33B74" w14:paraId="1CA07338" w14:textId="77777777">
      <w:r w:rsidRPr="00A33B74">
        <w:t>A seguir, você encontrará descrições de diferentes experiências de leitura. </w:t>
      </w:r>
      <w:r w:rsidRPr="00A33B74">
        <w:rPr>
          <w:b/>
          <w:bCs/>
        </w:rPr>
        <w:t>Sua tarefa é relacionar cada descrição ao tipo de livro correspondente</w:t>
      </w:r>
      <w:r w:rsidRPr="00A33B74">
        <w:t>. </w:t>
      </w:r>
    </w:p>
    <w:p w:rsidRPr="00A33B74" w:rsidR="00A33B74" w:rsidP="00A33B74" w:rsidRDefault="00A33B74" w14:paraId="5270F898" w14:textId="77777777">
      <w:r w:rsidRPr="00A33B74">
        <w:rPr>
          <w:b/>
          <w:bCs/>
        </w:rPr>
        <w:t>Atenção:</w:t>
      </w:r>
      <w:r w:rsidRPr="00A33B74">
        <w:t> um mesmo livro pode reunir características de mais de um tipo! Aqui, o desafio é identificar qual característica aparece com mais destaque em cada descrição. </w:t>
      </w:r>
    </w:p>
    <w:p w:rsidRPr="00A33B74" w:rsidR="00A33B74" w:rsidP="00A33B74" w:rsidRDefault="00A33B74" w14:paraId="52FDC379" w14:textId="77777777">
      <w:r w:rsidRPr="00A33B74">
        <w:t> </w:t>
      </w:r>
    </w:p>
    <w:p w:rsidRPr="00A33B74" w:rsidR="00A33B74" w:rsidP="00A33B74" w:rsidRDefault="00A33B74" w14:paraId="6C40D424" w14:textId="77777777">
      <w:r w:rsidRPr="00A33B74">
        <w:rPr>
          <w:b/>
          <w:bCs/>
        </w:rPr>
        <w:t>Descrição 1</w:t>
      </w:r>
      <w:r w:rsidRPr="00A33B74">
        <w:t> </w:t>
      </w:r>
    </w:p>
    <w:p w:rsidRPr="00A33B74" w:rsidR="00A33B74" w:rsidP="00A33B74" w:rsidRDefault="00A33B74" w14:paraId="0E176B75" w14:textId="77777777">
      <w:r w:rsidRPr="00A33B74">
        <w:t>Neste tipo de livro, as imagens acompanham a narrativa escrita e ajudam a imaginar personagens, cenários e acontecimentos. Ainda assim, a história continua sendo conduzida principalmente pelas palavras. </w:t>
      </w:r>
    </w:p>
    <w:p w:rsidRPr="00A33B74" w:rsidR="00A33B74" w:rsidP="00A33B74" w:rsidRDefault="00A33B74" w14:paraId="33821D14" w14:textId="77777777">
      <w:r w:rsidRPr="00A33B74">
        <w:rPr>
          <w:b/>
          <w:bCs/>
        </w:rPr>
        <w:t>Resposta esperada:</w:t>
      </w:r>
      <w:r w:rsidRPr="00A33B74">
        <w:t> Livro com ilustração </w:t>
      </w:r>
    </w:p>
    <w:p w:rsidRPr="00A33B74" w:rsidR="00A33B74" w:rsidP="00A33B74" w:rsidRDefault="00A33B74" w14:paraId="21A25D3D" w14:textId="77777777">
      <w:r w:rsidRPr="00A33B74">
        <w:rPr>
          <w:b/>
          <w:bCs/>
        </w:rPr>
        <w:t>Feedback:</w:t>
      </w:r>
      <w:r w:rsidRPr="00A33B74">
        <w:t> Você acertou! Nesse formato, as imagens alargam a experiência de leitura, mas o texto verbal continua ocupando o papel principal na construção da narrativa. </w:t>
      </w:r>
    </w:p>
    <w:p w:rsidRPr="00A33B74" w:rsidR="00A33B74" w:rsidP="00A33B74" w:rsidRDefault="00A33B74" w14:paraId="6CDF9FE2" w14:textId="77777777">
      <w:r w:rsidRPr="00A33B74">
        <w:t> </w:t>
      </w:r>
    </w:p>
    <w:p w:rsidRPr="00A33B74" w:rsidR="00A33B74" w:rsidP="00A33B74" w:rsidRDefault="00A33B74" w14:paraId="5A05A02E" w14:textId="77777777">
      <w:r w:rsidRPr="00A33B74">
        <w:rPr>
          <w:b/>
          <w:bCs/>
        </w:rPr>
        <w:t>Descrição 2</w:t>
      </w:r>
      <w:r w:rsidRPr="00A33B74">
        <w:t> </w:t>
      </w:r>
    </w:p>
    <w:p w:rsidRPr="00A33B74" w:rsidR="00A33B74" w:rsidP="00A33B74" w:rsidRDefault="00A33B74" w14:paraId="24DEE0F3" w14:textId="77777777">
      <w:r w:rsidRPr="00A33B74">
        <w:t>Aqui, texto e imagem trabalham juntos para construir a história. Muitas vezes, as ilustrações trazem informações que não aparecem nas palavras e são essenciais para compreender a narrativa. </w:t>
      </w:r>
    </w:p>
    <w:p w:rsidRPr="00A33B74" w:rsidR="00A33B74" w:rsidP="00A33B74" w:rsidRDefault="00A33B74" w14:paraId="156894C2" w14:textId="77777777">
      <w:r w:rsidRPr="00A33B74">
        <w:rPr>
          <w:b/>
          <w:bCs/>
        </w:rPr>
        <w:t>Resposta esperada:</w:t>
      </w:r>
      <w:r w:rsidRPr="00A33B74">
        <w:t> Livro ilustrado (livro-álbum) </w:t>
      </w:r>
    </w:p>
    <w:p w:rsidRPr="00A33B74" w:rsidR="00A33B74" w:rsidP="00A33B74" w:rsidRDefault="00A33B74" w14:paraId="681F9F14" w14:textId="77777777">
      <w:r w:rsidRPr="00A33B74">
        <w:rPr>
          <w:b/>
          <w:bCs/>
        </w:rPr>
        <w:t>Feedback:</w:t>
      </w:r>
      <w:r w:rsidRPr="00A33B74">
        <w:t> Isso mesmo! Nesse tipo de livro, ler também significa observar imagens, perceber detalhes e construir sentidos a partir da relação entre linguagens. </w:t>
      </w:r>
    </w:p>
    <w:p w:rsidRPr="00A33B74" w:rsidR="00A33B74" w:rsidP="00A33B74" w:rsidRDefault="00A33B74" w14:paraId="2026C2D8" w14:textId="77777777">
      <w:r w:rsidRPr="00A33B74">
        <w:t> </w:t>
      </w:r>
    </w:p>
    <w:p w:rsidRPr="00A33B74" w:rsidR="00A33B74" w:rsidP="00A33B74" w:rsidRDefault="00A33B74" w14:paraId="0A0DA69F" w14:textId="77777777">
      <w:r w:rsidRPr="00A33B74">
        <w:rPr>
          <w:b/>
          <w:bCs/>
        </w:rPr>
        <w:t>Descrição 3</w:t>
      </w:r>
      <w:r w:rsidRPr="00A33B74">
        <w:t> </w:t>
      </w:r>
    </w:p>
    <w:p w:rsidRPr="00A33B74" w:rsidR="00A33B74" w:rsidP="00A33B74" w:rsidRDefault="00A33B74" w14:paraId="48BDE68C" w14:textId="77777777">
      <w:r w:rsidRPr="00A33B74">
        <w:t>Este livro conta histórias sem depender de palavras escritas. O leitor ou leitora acompanha a narrativa pelas imagens, interpreta cenas e constrói sentidos observando sequências visuais. </w:t>
      </w:r>
    </w:p>
    <w:p w:rsidRPr="00A33B74" w:rsidR="00A33B74" w:rsidP="00A33B74" w:rsidRDefault="00A33B74" w14:paraId="384258F5" w14:textId="77777777">
      <w:r w:rsidRPr="00A33B74">
        <w:rPr>
          <w:b/>
          <w:bCs/>
        </w:rPr>
        <w:t>Resposta esperada:</w:t>
      </w:r>
      <w:r w:rsidRPr="00A33B74">
        <w:t> Livro-imagem </w:t>
      </w:r>
    </w:p>
    <w:p w:rsidRPr="00A33B74" w:rsidR="00A33B74" w:rsidP="00A33B74" w:rsidRDefault="00A33B74" w14:paraId="645B8F82" w14:textId="77777777">
      <w:r w:rsidRPr="00A33B74">
        <w:rPr>
          <w:b/>
          <w:bCs/>
        </w:rPr>
        <w:t>Feedback:</w:t>
      </w:r>
      <w:r w:rsidRPr="00A33B74">
        <w:t> Exatamente! Os livros-imagem mostram que é possível ler antes mesmo de compreender as palavras. </w:t>
      </w:r>
    </w:p>
    <w:p w:rsidRPr="00A33B74" w:rsidR="00A33B74" w:rsidP="00A33B74" w:rsidRDefault="00A33B74" w14:paraId="279D6CA2" w14:textId="77777777">
      <w:r w:rsidRPr="00A33B74">
        <w:t> </w:t>
      </w:r>
    </w:p>
    <w:p w:rsidRPr="00A33B74" w:rsidR="00A33B74" w:rsidP="00A33B74" w:rsidRDefault="00A33B74" w14:paraId="5D5D46BC" w14:textId="77777777">
      <w:r w:rsidRPr="00A33B74">
        <w:rPr>
          <w:b/>
          <w:bCs/>
        </w:rPr>
        <w:t>Descrição 4</w:t>
      </w:r>
      <w:r w:rsidRPr="00A33B74">
        <w:t> </w:t>
      </w:r>
    </w:p>
    <w:p w:rsidRPr="00A33B74" w:rsidR="00A33B74" w:rsidP="00A33B74" w:rsidRDefault="00A33B74" w14:paraId="5E6F89DD" w14:textId="77777777">
      <w:r w:rsidRPr="00A33B74">
        <w:t>Este tipo de livro apresenta informações e curiosidades sobre temas diversos. Nem sempre conta uma história, mas convida à observação, à descoberta e ao aprofundamento de conhecimentos sobre o mundo. </w:t>
      </w:r>
    </w:p>
    <w:p w:rsidRPr="00A33B74" w:rsidR="00A33B74" w:rsidP="00A33B74" w:rsidRDefault="00A33B74" w14:paraId="7808CEE1" w14:textId="77777777">
      <w:r w:rsidRPr="00A33B74">
        <w:rPr>
          <w:b/>
          <w:bCs/>
        </w:rPr>
        <w:t>Resposta esperada:</w:t>
      </w:r>
      <w:r w:rsidRPr="00A33B74">
        <w:t> Livro informativo </w:t>
      </w:r>
    </w:p>
    <w:p w:rsidRPr="00A33B74" w:rsidR="00A33B74" w:rsidP="00A33B74" w:rsidRDefault="00A33B74" w14:paraId="04F587A7" w14:textId="77777777">
      <w:r w:rsidRPr="00A33B74">
        <w:rPr>
          <w:b/>
          <w:bCs/>
        </w:rPr>
        <w:t>Feedback:</w:t>
      </w:r>
      <w:r w:rsidRPr="00A33B74">
        <w:t> Muito bem! Esses livros somam referências e ajudam a alimentar perguntas e interesses das crianças. </w:t>
      </w:r>
    </w:p>
    <w:p w:rsidRPr="00A33B74" w:rsidR="00A33B74" w:rsidP="00A33B74" w:rsidRDefault="00A33B74" w14:paraId="5A61B329" w14:textId="77777777">
      <w:r w:rsidRPr="00A33B74">
        <w:t> </w:t>
      </w:r>
    </w:p>
    <w:p w:rsidRPr="00A33B74" w:rsidR="00A33B74" w:rsidP="00A33B74" w:rsidRDefault="00A33B74" w14:paraId="71230D26" w14:textId="77777777">
      <w:r w:rsidRPr="00A33B74">
        <w:rPr>
          <w:b/>
          <w:bCs/>
        </w:rPr>
        <w:t>Descrição 5</w:t>
      </w:r>
      <w:r w:rsidRPr="00A33B74">
        <w:t> </w:t>
      </w:r>
    </w:p>
    <w:p w:rsidRPr="00A33B74" w:rsidR="00A33B74" w:rsidP="00A33B74" w:rsidRDefault="00A33B74" w14:paraId="68BC622A" w14:textId="77777777">
      <w:r w:rsidRPr="00A33B74">
        <w:t>Neste formato, imagens e textos aparecem organizados em sequências que ajudam o leitor ou leitora a acompanhar ações, diálogos e acontecimentos ao longo da leitura. </w:t>
      </w:r>
    </w:p>
    <w:p w:rsidRPr="00A33B74" w:rsidR="00A33B74" w:rsidP="00A33B74" w:rsidRDefault="00A33B74" w14:paraId="1E0ECCBC" w14:textId="77777777">
      <w:r w:rsidRPr="00A33B74">
        <w:rPr>
          <w:b/>
          <w:bCs/>
        </w:rPr>
        <w:t>Resposta esperada:</w:t>
      </w:r>
      <w:r w:rsidRPr="00A33B74">
        <w:t> História em quadrinhos (HQ) </w:t>
      </w:r>
    </w:p>
    <w:p w:rsidRPr="00A33B74" w:rsidR="00A33B74" w:rsidP="00A33B74" w:rsidRDefault="00A33B74" w14:paraId="38D11C38" w14:textId="77777777">
      <w:r w:rsidRPr="00A33B74">
        <w:rPr>
          <w:b/>
          <w:bCs/>
        </w:rPr>
        <w:t>Feedback:</w:t>
      </w:r>
      <w:r w:rsidRPr="00A33B74">
        <w:t> Isso mesmo! Os quadrinhos combinam linguagens e criam formas próprias de contar histórias. </w:t>
      </w:r>
    </w:p>
    <w:p w:rsidRPr="00A33B74" w:rsidR="00A33B74" w:rsidP="00A33B74" w:rsidRDefault="00A33B74" w14:paraId="4934549A" w14:textId="77777777">
      <w:r w:rsidRPr="00A33B74">
        <w:t> </w:t>
      </w:r>
    </w:p>
    <w:p w:rsidRPr="00A33B74" w:rsidR="00A33B74" w:rsidP="00A33B74" w:rsidRDefault="00A33B74" w14:paraId="779E83FD" w14:textId="77777777">
      <w:r w:rsidRPr="00A33B74">
        <w:rPr>
          <w:b/>
          <w:bCs/>
        </w:rPr>
        <w:t>Descrição 6</w:t>
      </w:r>
      <w:r w:rsidRPr="00A33B74">
        <w:t> </w:t>
      </w:r>
    </w:p>
    <w:p w:rsidRPr="00A33B74" w:rsidR="00A33B74" w:rsidP="00A33B74" w:rsidRDefault="00A33B74" w14:paraId="173A7E45" w14:textId="77777777">
      <w:r w:rsidRPr="00A33B74">
        <w:t>Neste tipo de livro, partes da página se levantam, se abrem ou criam efeitos tridimensionais que convidam à surpresa e à exploração. </w:t>
      </w:r>
    </w:p>
    <w:p w:rsidRPr="00A33B74" w:rsidR="00A33B74" w:rsidP="00A33B74" w:rsidRDefault="00A33B74" w14:paraId="3A0ACC32" w14:textId="77777777">
      <w:r w:rsidRPr="00A33B74">
        <w:rPr>
          <w:b/>
          <w:bCs/>
        </w:rPr>
        <w:t>Resposta esperada:</w:t>
      </w:r>
      <w:r w:rsidRPr="00A33B74">
        <w:t> Livro pop-up </w:t>
      </w:r>
    </w:p>
    <w:p w:rsidRPr="00A33B74" w:rsidR="00A33B74" w:rsidP="00A33B74" w:rsidRDefault="00A33B74" w14:paraId="4B487DAB" w14:textId="77777777">
      <w:r w:rsidRPr="00A33B74">
        <w:rPr>
          <w:b/>
          <w:bCs/>
        </w:rPr>
        <w:t>Feedback:</w:t>
      </w:r>
      <w:r w:rsidRPr="00A33B74">
        <w:t> Correto! Aqui, a materialidade do livro também participa do ato de ler. </w:t>
      </w:r>
    </w:p>
    <w:p w:rsidRPr="00A33B74" w:rsidR="00A33B74" w:rsidP="00A33B74" w:rsidRDefault="00A33B74" w14:paraId="3709EB5A" w14:textId="77777777">
      <w:r w:rsidRPr="00A33B74">
        <w:t> </w:t>
      </w:r>
    </w:p>
    <w:p w:rsidRPr="00A33B74" w:rsidR="00A33B74" w:rsidP="00A33B74" w:rsidRDefault="00A33B74" w14:paraId="1296BA8F" w14:textId="77777777">
      <w:r w:rsidRPr="00A33B74">
        <w:rPr>
          <w:b/>
          <w:bCs/>
        </w:rPr>
        <w:t>Descrição 7</w:t>
      </w:r>
      <w:r w:rsidRPr="00A33B74">
        <w:t> </w:t>
      </w:r>
    </w:p>
    <w:p w:rsidRPr="00A33B74" w:rsidR="00A33B74" w:rsidP="00A33B74" w:rsidRDefault="00A33B74" w14:paraId="3B7FB1C7" w14:textId="77777777">
      <w:r w:rsidRPr="00A33B74">
        <w:t>Este livro provoca seus leitores e leitoras à ação: tocar, procurar, abrir, fechar, virar, mover ou realizar pequenas interações durante a leitura. </w:t>
      </w:r>
    </w:p>
    <w:p w:rsidRPr="00A33B74" w:rsidR="00A33B74" w:rsidP="00A33B74" w:rsidRDefault="00A33B74" w14:paraId="2CD3F11E" w14:textId="77777777">
      <w:r w:rsidRPr="00A33B74">
        <w:rPr>
          <w:b/>
          <w:bCs/>
        </w:rPr>
        <w:t>Resposta esperada:</w:t>
      </w:r>
      <w:r w:rsidRPr="00A33B74">
        <w:t> Livro interativo </w:t>
      </w:r>
    </w:p>
    <w:p w:rsidRPr="00A33B74" w:rsidR="00A33B74" w:rsidP="00A33B74" w:rsidRDefault="00A33B74" w14:paraId="59D5CCDC" w14:textId="77777777">
      <w:r w:rsidRPr="00A33B74">
        <w:rPr>
          <w:b/>
          <w:bCs/>
        </w:rPr>
        <w:t>Feedback:</w:t>
      </w:r>
      <w:r w:rsidRPr="00A33B74">
        <w:t> Muito bem! Nesse formato, a leitura acontece também por meio da ação e da participação. </w:t>
      </w:r>
    </w:p>
    <w:p w:rsidRPr="00A33B74" w:rsidR="00A33B74" w:rsidP="00A33B74" w:rsidRDefault="00A33B74" w14:paraId="7A210044" w14:textId="77777777">
      <w:r w:rsidRPr="00A33B74">
        <w:t> </w:t>
      </w:r>
    </w:p>
    <w:p w:rsidRPr="00A33B74" w:rsidR="00A33B74" w:rsidP="00A33B74" w:rsidRDefault="00A33B74" w14:paraId="5F142391" w14:textId="77777777">
      <w:r w:rsidRPr="00A33B74">
        <w:rPr>
          <w:b/>
          <w:bCs/>
        </w:rPr>
        <w:t>Descrição 8</w:t>
      </w:r>
      <w:r w:rsidRPr="00A33B74">
        <w:t> </w:t>
      </w:r>
    </w:p>
    <w:p w:rsidRPr="00A33B74" w:rsidR="00A33B74" w:rsidP="00A33B74" w:rsidRDefault="00A33B74" w14:paraId="22A55D0D" w14:textId="77777777">
      <w:r w:rsidRPr="00A33B74">
        <w:t>Neste tipo de livro, leitura e brincadeira se aproximam. Texturas, abas, formatos diferentes e elementos manipuláveis enriquecem a exploração do objeto. </w:t>
      </w:r>
    </w:p>
    <w:p w:rsidRPr="00A33B74" w:rsidR="00A33B74" w:rsidP="00A33B74" w:rsidRDefault="00A33B74" w14:paraId="3CEF7A5D" w14:textId="77777777">
      <w:r w:rsidRPr="00A33B74">
        <w:rPr>
          <w:b/>
          <w:bCs/>
        </w:rPr>
        <w:t>Resposta esperada:</w:t>
      </w:r>
      <w:r w:rsidRPr="00A33B74">
        <w:t> Livro-brinquedo </w:t>
      </w:r>
    </w:p>
    <w:p w:rsidR="00A33B74" w:rsidP="00A33B74" w:rsidRDefault="00A33B74" w14:paraId="4A3615EE" w14:textId="77777777">
      <w:r w:rsidRPr="00A33B74">
        <w:rPr>
          <w:b/>
          <w:bCs/>
        </w:rPr>
        <w:t>Feedback:</w:t>
      </w:r>
      <w:r w:rsidRPr="00A33B74">
        <w:t> Você acertou! O livro se torna também um objeto de brincadeiras. </w:t>
      </w:r>
    </w:p>
    <w:p w:rsidRPr="00361E36" w:rsidR="00F522A0" w:rsidP="00F522A0" w:rsidRDefault="00F522A0" w14:paraId="02CA9B9C" w14:textId="2EC2F0EC">
      <w:pPr>
        <w:rPr>
          <w:b/>
          <w:bCs/>
        </w:rPr>
      </w:pPr>
      <w:r>
        <w:rPr>
          <w:b/>
          <w:bCs/>
        </w:rPr>
        <w:t xml:space="preserve">&gt; </w:t>
      </w:r>
      <w:r>
        <w:rPr>
          <w:b/>
          <w:bCs/>
        </w:rPr>
        <w:t>FIM</w:t>
      </w:r>
      <w:r>
        <w:rPr>
          <w:b/>
          <w:bCs/>
        </w:rPr>
        <w:t xml:space="preserve"> DA ATIVIDADE 2</w:t>
      </w:r>
      <w:r>
        <w:t xml:space="preserve"> </w:t>
      </w:r>
    </w:p>
    <w:p w:rsidR="00F75098" w:rsidP="00A33B74" w:rsidRDefault="00F75098" w14:paraId="1340DDAB" w14:textId="77777777"/>
    <w:p w:rsidR="00F522A0" w:rsidP="00A33B74" w:rsidRDefault="00F522A0" w14:paraId="52E1C8AC" w14:textId="77777777"/>
    <w:p w:rsidRPr="00672C37" w:rsidR="00F75098" w:rsidP="00F75098" w:rsidRDefault="00F75098" w14:paraId="3BF03AAC" w14:textId="69E2D14B">
      <w:pPr>
        <w:rPr>
          <w:b/>
          <w:bCs/>
          <w:sz w:val="32"/>
          <w:szCs w:val="32"/>
        </w:rPr>
      </w:pPr>
      <w:r w:rsidRPr="00672C37">
        <w:rPr>
          <w:b/>
          <w:bCs/>
          <w:sz w:val="32"/>
          <w:szCs w:val="32"/>
        </w:rPr>
        <w:t xml:space="preserve">[CARD LIÇÃO </w:t>
      </w:r>
      <w:r>
        <w:rPr>
          <w:b/>
          <w:bCs/>
          <w:sz w:val="32"/>
          <w:szCs w:val="32"/>
        </w:rPr>
        <w:t>7</w:t>
      </w:r>
      <w:r w:rsidRPr="00672C37">
        <w:rPr>
          <w:b/>
          <w:bCs/>
          <w:sz w:val="32"/>
          <w:szCs w:val="32"/>
        </w:rPr>
        <w:t xml:space="preserve">] </w:t>
      </w:r>
    </w:p>
    <w:p w:rsidRPr="00672C37" w:rsidR="00F75098" w:rsidP="00F75098" w:rsidRDefault="00F75098" w14:paraId="0A07B639" w14:textId="7EDB9DBF">
      <w:pPr>
        <w:rPr>
          <w:b/>
          <w:bCs/>
          <w:color w:val="EE0000"/>
          <w:sz w:val="32"/>
          <w:szCs w:val="32"/>
        </w:rPr>
      </w:pPr>
      <w:r w:rsidRPr="00672C37">
        <w:rPr>
          <w:b/>
          <w:bCs/>
          <w:sz w:val="32"/>
          <w:szCs w:val="32"/>
        </w:rPr>
        <w:t>Título:</w:t>
      </w:r>
      <w:r w:rsidR="00093E74">
        <w:rPr>
          <w:b/>
          <w:bCs/>
          <w:sz w:val="32"/>
          <w:szCs w:val="32"/>
        </w:rPr>
        <w:t xml:space="preserve"> </w:t>
      </w:r>
      <w:r w:rsidRPr="00270DAC" w:rsidR="00270DAC">
        <w:rPr>
          <w:b/>
          <w:bCs/>
          <w:color w:val="EE0000"/>
          <w:sz w:val="32"/>
          <w:szCs w:val="32"/>
        </w:rPr>
        <w:t>Bibliodiversidade</w:t>
      </w:r>
    </w:p>
    <w:p w:rsidRPr="006679DE" w:rsidR="00F75098" w:rsidP="00F75098" w:rsidRDefault="00F75098" w14:paraId="64E66519" w14:textId="77777777">
      <w:pPr>
        <w:rPr>
          <w:b/>
          <w:bCs/>
          <w:sz w:val="28"/>
          <w:szCs w:val="28"/>
        </w:rPr>
      </w:pPr>
    </w:p>
    <w:p w:rsidRPr="00361E36" w:rsidR="00F75098" w:rsidP="00F75098" w:rsidRDefault="00F75098" w14:paraId="75C1595A" w14:textId="3A4AC333">
      <w:pPr>
        <w:rPr>
          <w:b/>
          <w:bCs/>
        </w:rPr>
      </w:pPr>
      <w:r>
        <w:rPr>
          <w:b/>
          <w:bCs/>
        </w:rPr>
        <w:t xml:space="preserve">&gt; </w:t>
      </w:r>
      <w:r w:rsidR="00F522A0">
        <w:rPr>
          <w:b/>
          <w:bCs/>
        </w:rPr>
        <w:t>INÍCIO DA</w:t>
      </w:r>
      <w:r>
        <w:rPr>
          <w:b/>
          <w:bCs/>
        </w:rPr>
        <w:t xml:space="preserve"> LIÇÃO </w:t>
      </w:r>
      <w:r w:rsidR="00093E74">
        <w:rPr>
          <w:b/>
          <w:bCs/>
        </w:rPr>
        <w:t>7</w:t>
      </w:r>
    </w:p>
    <w:p w:rsidRPr="00662BE9" w:rsidR="00F75098" w:rsidP="00F75098" w:rsidRDefault="00F75098" w14:paraId="158DD9C5" w14:textId="026CB4D0">
      <w:pPr>
        <w:rPr>
          <w:b/>
          <w:bCs/>
          <w:sz w:val="28"/>
          <w:szCs w:val="28"/>
          <w:highlight w:val="lightGray"/>
        </w:rPr>
      </w:pPr>
      <w:r w:rsidRPr="00662BE9">
        <w:rPr>
          <w:b/>
          <w:bCs/>
          <w:sz w:val="28"/>
          <w:szCs w:val="28"/>
          <w:highlight w:val="lightGray"/>
        </w:rPr>
        <w:t xml:space="preserve">[LIÇÃO </w:t>
      </w:r>
      <w:r w:rsidR="00093E74">
        <w:rPr>
          <w:b/>
          <w:bCs/>
          <w:sz w:val="28"/>
          <w:szCs w:val="28"/>
          <w:highlight w:val="lightGray"/>
        </w:rPr>
        <w:t>7</w:t>
      </w:r>
      <w:r w:rsidRPr="00662BE9">
        <w:rPr>
          <w:b/>
          <w:bCs/>
          <w:sz w:val="28"/>
          <w:szCs w:val="28"/>
          <w:highlight w:val="lightGray"/>
        </w:rPr>
        <w:t xml:space="preserve"> &gt; PÁGINA</w:t>
      </w:r>
      <w:r w:rsidRPr="00723775">
        <w:rPr>
          <w:b/>
          <w:bCs/>
          <w:sz w:val="28"/>
          <w:szCs w:val="28"/>
          <w:highlight w:val="lightGray"/>
        </w:rPr>
        <w:t xml:space="preserve"> 1</w:t>
      </w:r>
      <w:r w:rsidRPr="00662BE9">
        <w:rPr>
          <w:b/>
          <w:bCs/>
          <w:sz w:val="28"/>
          <w:szCs w:val="28"/>
          <w:highlight w:val="lightGray"/>
        </w:rPr>
        <w:t xml:space="preserve">]  </w:t>
      </w:r>
    </w:p>
    <w:p w:rsidR="00F75098" w:rsidP="00F75098" w:rsidRDefault="00F75098" w14:paraId="7DE808A5" w14:textId="47E21EE3">
      <w:pPr>
        <w:rPr>
          <w:b/>
          <w:bCs/>
          <w:color w:val="EE0000"/>
          <w:sz w:val="28"/>
          <w:szCs w:val="28"/>
        </w:rPr>
      </w:pPr>
      <w:r w:rsidRPr="00662BE9">
        <w:rPr>
          <w:b/>
          <w:bCs/>
          <w:sz w:val="28"/>
          <w:szCs w:val="28"/>
        </w:rPr>
        <w:t>Título:</w:t>
      </w:r>
      <w:r w:rsidR="00270DAC">
        <w:rPr>
          <w:b/>
          <w:bCs/>
          <w:sz w:val="28"/>
          <w:szCs w:val="28"/>
        </w:rPr>
        <w:t xml:space="preserve"> </w:t>
      </w:r>
      <w:r w:rsidR="007A111A">
        <w:rPr>
          <w:b/>
          <w:bCs/>
          <w:sz w:val="28"/>
          <w:szCs w:val="28"/>
        </w:rPr>
        <w:t>Quantos mundos cabem em uma biblioteca?</w:t>
      </w:r>
    </w:p>
    <w:p w:rsidR="009037E8" w:rsidP="67AC5CDC" w:rsidRDefault="009037E8" w14:paraId="736A147D" w14:textId="089450E9">
      <w:pPr>
        <w:rPr>
          <w:highlight w:val="green"/>
        </w:rPr>
      </w:pPr>
      <w:commentRangeStart w:id="142850533"/>
      <w:r w:rsidRPr="67AC5CDC" w:rsidR="009037E8">
        <w:rPr>
          <w:highlight w:val="green"/>
        </w:rPr>
        <w:t>[Inserir foto de acervo Vaga Lume]</w:t>
      </w:r>
      <w:commentRangeEnd w:id="142850533"/>
      <w:r>
        <w:rPr>
          <w:rStyle w:val="CommentReference"/>
        </w:rPr>
        <w:commentReference w:id="142850533"/>
      </w:r>
    </w:p>
    <w:p w:rsidRPr="00AE34D2" w:rsidR="00AE34D2" w:rsidP="00AE34D2" w:rsidRDefault="00AE34D2" w14:paraId="1BA34DDF" w14:textId="73DFFFED">
      <w:r w:rsidRPr="00AE34D2">
        <w:t>Você já ouviu falar em </w:t>
      </w:r>
      <w:r w:rsidRPr="00AE34D2">
        <w:rPr>
          <w:b/>
          <w:bCs/>
        </w:rPr>
        <w:t>bibliodiversidade</w:t>
      </w:r>
      <w:r w:rsidRPr="00AE34D2">
        <w:t>? </w:t>
      </w:r>
    </w:p>
    <w:p w:rsidRPr="00AE34D2" w:rsidR="00AE34D2" w:rsidP="00AE34D2" w:rsidRDefault="00AE34D2" w14:paraId="62EF12EA" w14:textId="77777777">
      <w:r w:rsidRPr="00AE34D2">
        <w:t>O termo surgiu no final da década de 1990, no contexto de editoras independentes do Chile, como </w:t>
      </w:r>
      <w:r w:rsidRPr="00AE34D2">
        <w:rPr>
          <w:b/>
          <w:bCs/>
        </w:rPr>
        <w:t>uma forma de defender a circulação de livros e publicações que apresentassem diferentes vozes e visões de mundo</w:t>
      </w:r>
      <w:r w:rsidRPr="00AE34D2">
        <w:t>. Desde então, o conceito passou a ser utilizado também no campo da leitura para destacar a importância de construir acervos diversos e possibilitar o acesso de leitores e leitoras a diferentes livros, narrativas e modos de compreender a realidade. </w:t>
      </w:r>
    </w:p>
    <w:p w:rsidR="00F9048A" w:rsidP="00AE34D2" w:rsidRDefault="00F9048A" w14:paraId="6BAD7858" w14:textId="77777777">
      <w:pPr>
        <w:rPr>
          <w:b/>
          <w:bCs/>
        </w:rPr>
      </w:pPr>
    </w:p>
    <w:p w:rsidRPr="00662BE9" w:rsidR="001C73D8" w:rsidP="001C73D8" w:rsidRDefault="001C73D8" w14:paraId="78F5BDFC" w14:textId="419DA224">
      <w:pPr>
        <w:rPr>
          <w:b/>
          <w:bCs/>
          <w:sz w:val="28"/>
          <w:szCs w:val="28"/>
          <w:highlight w:val="lightGray"/>
        </w:rPr>
      </w:pPr>
      <w:r w:rsidRPr="00662BE9">
        <w:rPr>
          <w:b/>
          <w:bCs/>
          <w:sz w:val="28"/>
          <w:szCs w:val="28"/>
          <w:highlight w:val="lightGray"/>
        </w:rPr>
        <w:t xml:space="preserve">[LIÇÃO </w:t>
      </w:r>
      <w:r>
        <w:rPr>
          <w:b/>
          <w:bCs/>
          <w:sz w:val="28"/>
          <w:szCs w:val="28"/>
          <w:highlight w:val="lightGray"/>
        </w:rPr>
        <w:t>7</w:t>
      </w:r>
      <w:r w:rsidRPr="00662BE9">
        <w:rPr>
          <w:b/>
          <w:bCs/>
          <w:sz w:val="28"/>
          <w:szCs w:val="28"/>
          <w:highlight w:val="lightGray"/>
        </w:rPr>
        <w:t xml:space="preserve"> &gt; PÁGINA</w:t>
      </w:r>
      <w:r w:rsidRPr="00723775">
        <w:rPr>
          <w:b/>
          <w:bCs/>
          <w:sz w:val="28"/>
          <w:szCs w:val="28"/>
          <w:highlight w:val="lightGray"/>
        </w:rPr>
        <w:t xml:space="preserve"> </w:t>
      </w:r>
      <w:r>
        <w:rPr>
          <w:b/>
          <w:bCs/>
          <w:sz w:val="28"/>
          <w:szCs w:val="28"/>
          <w:highlight w:val="lightGray"/>
        </w:rPr>
        <w:t>2</w:t>
      </w:r>
      <w:r w:rsidRPr="00662BE9">
        <w:rPr>
          <w:b/>
          <w:bCs/>
          <w:sz w:val="28"/>
          <w:szCs w:val="28"/>
          <w:highlight w:val="lightGray"/>
        </w:rPr>
        <w:t xml:space="preserve">]  </w:t>
      </w:r>
    </w:p>
    <w:p w:rsidRPr="001C73D8" w:rsidR="001C73D8" w:rsidP="00AE34D2" w:rsidRDefault="001C73D8" w14:paraId="25243443" w14:textId="4AF113DB">
      <w:pPr>
        <w:rPr>
          <w:b/>
          <w:bCs/>
          <w:color w:val="EE0000"/>
          <w:sz w:val="28"/>
          <w:szCs w:val="28"/>
        </w:rPr>
      </w:pPr>
      <w:r w:rsidRPr="00662BE9">
        <w:rPr>
          <w:b/>
          <w:bCs/>
          <w:sz w:val="28"/>
          <w:szCs w:val="28"/>
        </w:rPr>
        <w:t>Título:</w:t>
      </w:r>
      <w:r>
        <w:rPr>
          <w:b/>
          <w:bCs/>
          <w:sz w:val="28"/>
          <w:szCs w:val="28"/>
        </w:rPr>
        <w:t xml:space="preserve"> Quantos mundos cabem em uma biblioteca?</w:t>
      </w:r>
    </w:p>
    <w:p w:rsidR="00AE34D2" w:rsidP="00AE34D2" w:rsidRDefault="00AE34D2" w14:paraId="08B58FF9" w14:textId="03EE6536">
      <w:r w:rsidRPr="00AE34D2">
        <w:rPr>
          <w:b/>
          <w:bCs/>
        </w:rPr>
        <w:t>Uma biblioteca se fortalece quando abriga muitas formas de contar histórias</w:t>
      </w:r>
      <w:r w:rsidRPr="00AE34D2">
        <w:t>. Para isso, é importante construir acervos que contemplem diferentes: </w:t>
      </w:r>
    </w:p>
    <w:p w:rsidRPr="001C73D8" w:rsidR="001C73D8" w:rsidP="00AE34D2" w:rsidRDefault="001C73D8" w14:paraId="68770BA5" w14:textId="1BA8DB49">
      <w:pPr>
        <w:rPr>
          <w:b/>
          <w:bCs/>
        </w:rPr>
      </w:pPr>
      <w:r w:rsidRPr="001C73D8">
        <w:rPr>
          <w:b/>
          <w:bCs/>
          <w:highlight w:val="cyan"/>
        </w:rPr>
        <w:t>[ABRIR BOX]</w:t>
      </w:r>
    </w:p>
    <w:p w:rsidRPr="00AE34D2" w:rsidR="00AE34D2" w:rsidP="00DF1525" w:rsidRDefault="00AE34D2" w14:paraId="38610BB0" w14:textId="77777777">
      <w:pPr>
        <w:numPr>
          <w:ilvl w:val="0"/>
          <w:numId w:val="16"/>
        </w:numPr>
        <w:spacing w:after="0"/>
      </w:pPr>
      <w:r w:rsidRPr="00AE34D2">
        <w:t>gêneros e formatos de livros; </w:t>
      </w:r>
    </w:p>
    <w:p w:rsidRPr="00AE34D2" w:rsidR="00AE34D2" w:rsidP="00DF1525" w:rsidRDefault="00AE34D2" w14:paraId="7E0A3CAB" w14:textId="77777777">
      <w:pPr>
        <w:numPr>
          <w:ilvl w:val="0"/>
          <w:numId w:val="17"/>
        </w:numPr>
        <w:spacing w:after="0"/>
      </w:pPr>
      <w:r w:rsidRPr="00AE34D2">
        <w:t>autorias, estilos e formas de narrar; </w:t>
      </w:r>
    </w:p>
    <w:p w:rsidRPr="00AE34D2" w:rsidR="00AE34D2" w:rsidP="00DF1525" w:rsidRDefault="00AE34D2" w14:paraId="69C6753D" w14:textId="77777777">
      <w:pPr>
        <w:numPr>
          <w:ilvl w:val="0"/>
          <w:numId w:val="18"/>
        </w:numPr>
        <w:spacing w:after="0"/>
      </w:pPr>
      <w:r w:rsidRPr="00AE34D2">
        <w:t>territórios, culturas e modos de viver; </w:t>
      </w:r>
    </w:p>
    <w:p w:rsidRPr="00AE34D2" w:rsidR="00AE34D2" w:rsidP="00DF1525" w:rsidRDefault="00AE34D2" w14:paraId="7D8C8E95" w14:textId="77777777">
      <w:pPr>
        <w:numPr>
          <w:ilvl w:val="0"/>
          <w:numId w:val="19"/>
        </w:numPr>
        <w:spacing w:after="0"/>
      </w:pPr>
      <w:r w:rsidRPr="00AE34D2">
        <w:t>temas, experiências e perspectivas de mundo; </w:t>
      </w:r>
    </w:p>
    <w:p w:rsidRPr="00AE34D2" w:rsidR="00AE34D2" w:rsidP="00DF1525" w:rsidRDefault="00AE34D2" w14:paraId="1446D9C6" w14:textId="77777777">
      <w:pPr>
        <w:numPr>
          <w:ilvl w:val="0"/>
          <w:numId w:val="20"/>
        </w:numPr>
        <w:spacing w:after="0"/>
      </w:pPr>
      <w:r w:rsidRPr="00AE34D2">
        <w:t>linguagens visuais, poéticas e narrativas. </w:t>
      </w:r>
    </w:p>
    <w:p w:rsidRPr="00AE34D2" w:rsidR="00AE34D2" w:rsidP="00AE34D2" w:rsidRDefault="00AE34D2" w14:paraId="7D1D4D47" w14:textId="77777777">
      <w:r w:rsidRPr="00AE34D2">
        <w:t> </w:t>
      </w:r>
    </w:p>
    <w:p w:rsidRPr="001C73D8" w:rsidR="001C73D8" w:rsidP="00AE34D2" w:rsidRDefault="001C73D8" w14:paraId="7BECD177" w14:textId="0305683B">
      <w:pPr>
        <w:rPr>
          <w:b/>
          <w:bCs/>
        </w:rPr>
      </w:pPr>
      <w:r w:rsidRPr="001C73D8">
        <w:rPr>
          <w:b/>
          <w:bCs/>
          <w:highlight w:val="cyan"/>
        </w:rPr>
        <w:t>[</w:t>
      </w:r>
      <w:r>
        <w:rPr>
          <w:b/>
          <w:bCs/>
          <w:highlight w:val="cyan"/>
        </w:rPr>
        <w:t>FECHAR</w:t>
      </w:r>
      <w:r w:rsidRPr="001C73D8">
        <w:rPr>
          <w:b/>
          <w:bCs/>
          <w:highlight w:val="cyan"/>
        </w:rPr>
        <w:t xml:space="preserve"> BOX]</w:t>
      </w:r>
    </w:p>
    <w:p w:rsidR="005F0652" w:rsidP="00AE34D2" w:rsidRDefault="00AE34D2" w14:paraId="22E6DB40" w14:textId="77777777">
      <w:r w:rsidRPr="00AE34D2">
        <w:t xml:space="preserve">Oferecer um acervo diverso significa criar </w:t>
      </w:r>
      <w:r w:rsidRPr="005F0652">
        <w:rPr>
          <w:b/>
          <w:bCs/>
        </w:rPr>
        <w:t>condições para que crianças e comunidades encontrem livros que permitam reconhecer aspectos do próprio cotidiano e, ao mesmo tempo, entrar em contato com experiências, imaginários e saberes ainda desconhecidos</w:t>
      </w:r>
      <w:r w:rsidRPr="00AE34D2">
        <w:t>.</w:t>
      </w:r>
    </w:p>
    <w:p w:rsidR="005F0652" w:rsidP="00AE34D2" w:rsidRDefault="005F0652" w14:paraId="7E4DF94E" w14:textId="77777777"/>
    <w:p w:rsidRPr="00662BE9" w:rsidR="005F0652" w:rsidP="32148187" w:rsidRDefault="005F0652" w14:paraId="10622EFC" w14:textId="77CE100A">
      <w:pPr>
        <w:rPr>
          <w:b w:val="1"/>
          <w:bCs w:val="1"/>
          <w:strike w:val="1"/>
          <w:sz w:val="28"/>
          <w:szCs w:val="28"/>
          <w:highlight w:val="lightGray"/>
        </w:rPr>
      </w:pPr>
      <w:r w:rsidRPr="32148187" w:rsidR="005F0652">
        <w:rPr>
          <w:b w:val="1"/>
          <w:bCs w:val="1"/>
          <w:strike w:val="1"/>
          <w:sz w:val="28"/>
          <w:szCs w:val="28"/>
          <w:highlight w:val="lightGray"/>
        </w:rPr>
        <w:t xml:space="preserve">[LIÇÃO </w:t>
      </w:r>
      <w:r w:rsidRPr="32148187" w:rsidR="005F0652">
        <w:rPr>
          <w:b w:val="1"/>
          <w:bCs w:val="1"/>
          <w:strike w:val="1"/>
          <w:sz w:val="28"/>
          <w:szCs w:val="28"/>
          <w:highlight w:val="lightGray"/>
        </w:rPr>
        <w:t>7</w:t>
      </w:r>
      <w:r w:rsidRPr="32148187" w:rsidR="005F0652">
        <w:rPr>
          <w:b w:val="1"/>
          <w:bCs w:val="1"/>
          <w:strike w:val="1"/>
          <w:sz w:val="28"/>
          <w:szCs w:val="28"/>
          <w:highlight w:val="lightGray"/>
        </w:rPr>
        <w:t xml:space="preserve"> &gt; PÁGINA</w:t>
      </w:r>
      <w:r w:rsidRPr="32148187" w:rsidR="005F0652">
        <w:rPr>
          <w:b w:val="1"/>
          <w:bCs w:val="1"/>
          <w:strike w:val="1"/>
          <w:sz w:val="28"/>
          <w:szCs w:val="28"/>
          <w:highlight w:val="lightGray"/>
        </w:rPr>
        <w:t xml:space="preserve"> </w:t>
      </w:r>
      <w:r w:rsidRPr="32148187" w:rsidR="001158FB">
        <w:rPr>
          <w:b w:val="1"/>
          <w:bCs w:val="1"/>
          <w:strike w:val="1"/>
          <w:sz w:val="28"/>
          <w:szCs w:val="28"/>
          <w:highlight w:val="lightGray"/>
        </w:rPr>
        <w:t>3</w:t>
      </w:r>
      <w:r w:rsidRPr="32148187" w:rsidR="005F0652">
        <w:rPr>
          <w:b w:val="1"/>
          <w:bCs w:val="1"/>
          <w:strike w:val="1"/>
          <w:sz w:val="28"/>
          <w:szCs w:val="28"/>
          <w:highlight w:val="lightGray"/>
        </w:rPr>
        <w:t xml:space="preserve">]  </w:t>
      </w:r>
    </w:p>
    <w:p w:rsidRPr="001C73D8" w:rsidR="005F0652" w:rsidP="32148187" w:rsidRDefault="005F0652" w14:paraId="21B12096" w14:textId="77777777">
      <w:pPr>
        <w:rPr>
          <w:b w:val="1"/>
          <w:bCs w:val="1"/>
          <w:strike w:val="1"/>
          <w:color w:val="EE0000"/>
          <w:sz w:val="28"/>
          <w:szCs w:val="28"/>
        </w:rPr>
      </w:pPr>
      <w:r w:rsidRPr="32148187" w:rsidR="005F0652">
        <w:rPr>
          <w:b w:val="1"/>
          <w:bCs w:val="1"/>
          <w:strike w:val="1"/>
          <w:sz w:val="28"/>
          <w:szCs w:val="28"/>
        </w:rPr>
        <w:t>Título:</w:t>
      </w:r>
      <w:r w:rsidRPr="32148187" w:rsidR="005F0652">
        <w:rPr>
          <w:b w:val="1"/>
          <w:bCs w:val="1"/>
          <w:strike w:val="1"/>
          <w:sz w:val="28"/>
          <w:szCs w:val="28"/>
        </w:rPr>
        <w:t xml:space="preserve"> Quantos mundos cabem em uma biblioteca?</w:t>
      </w:r>
    </w:p>
    <w:p w:rsidRPr="00AE34D2" w:rsidR="00AE34D2" w:rsidP="32148187" w:rsidRDefault="00AE34D2" w14:paraId="465CCE61" w14:textId="4CE2C452">
      <w:pPr>
        <w:rPr>
          <w:strike w:val="1"/>
        </w:rPr>
      </w:pPr>
      <w:r w:rsidRPr="32148187" w:rsidR="00AE34D2">
        <w:rPr>
          <w:strike w:val="1"/>
        </w:rPr>
        <w:t> Para aprofundar essa reflexão, convidamos você a assistir ao vídeo abaixo, no qual Renata Nakano compartilha sobre quais escolhas literárias são levadas em consideração no Clube Quindim, uma iniciativa dedicada à curadoria, circulação e mediação de livros para criança. </w:t>
      </w:r>
    </w:p>
    <w:p w:rsidRPr="00AE34D2" w:rsidR="00AE34D2" w:rsidP="32148187" w:rsidRDefault="00AE34D2" w14:paraId="716644B0" w14:textId="77777777">
      <w:pPr>
        <w:rPr>
          <w:strike w:val="1"/>
        </w:rPr>
      </w:pPr>
      <w:r w:rsidRPr="32148187" w:rsidR="00AE34D2">
        <w:rPr>
          <w:strike w:val="1"/>
          <w:highlight w:val="green"/>
        </w:rPr>
        <w:t>[</w:t>
      </w:r>
      <w:r w:rsidRPr="32148187" w:rsidR="00AE34D2">
        <w:rPr>
          <w:strike w:val="1"/>
          <w:highlight w:val="green"/>
        </w:rPr>
        <w:t>Embedar</w:t>
      </w:r>
      <w:r w:rsidRPr="32148187" w:rsidR="00AE34D2">
        <w:rPr>
          <w:strike w:val="1"/>
          <w:highlight w:val="green"/>
        </w:rPr>
        <w:t> vídeo]</w:t>
      </w:r>
      <w:r w:rsidRPr="32148187" w:rsidR="00AE34D2">
        <w:rPr>
          <w:strike w:val="1"/>
        </w:rPr>
        <w:t> </w:t>
      </w:r>
    </w:p>
    <w:p w:rsidRPr="00AE34D2" w:rsidR="00AE34D2" w:rsidP="32148187" w:rsidRDefault="00AE34D2" w14:paraId="7B6611E3" w14:textId="77777777">
      <w:pPr>
        <w:rPr>
          <w:strike w:val="1"/>
        </w:rPr>
      </w:pPr>
      <w:hyperlink r:id="R3067c677f48d4e88">
        <w:r w:rsidRPr="32148187" w:rsidR="00AE34D2">
          <w:rPr>
            <w:rStyle w:val="Hyperlink"/>
            <w:strike w:val="1"/>
          </w:rPr>
          <w:t>Qual a importância da bibliodiversidade para as crianças?</w:t>
        </w:r>
      </w:hyperlink>
      <w:r w:rsidRPr="32148187" w:rsidR="00AE34D2">
        <w:rPr>
          <w:strike w:val="1"/>
        </w:rPr>
        <w:t> </w:t>
      </w:r>
    </w:p>
    <w:p w:rsidR="00AE34D2" w:rsidP="32148187" w:rsidRDefault="00AE34D2" w14:paraId="15C93EB5" w14:textId="77777777">
      <w:pPr>
        <w:rPr>
          <w:strike w:val="1"/>
        </w:rPr>
      </w:pPr>
      <w:r w:rsidRPr="32148187" w:rsidR="00AE34D2">
        <w:rPr>
          <w:strike w:val="1"/>
          <w:highlight w:val="green"/>
        </w:rPr>
        <w:t>[INSERIR BOX COM CRÉDITOS]</w:t>
      </w:r>
      <w:r w:rsidRPr="32148187" w:rsidR="00AE34D2">
        <w:rPr>
          <w:strike w:val="1"/>
        </w:rPr>
        <w:t> </w:t>
      </w:r>
    </w:p>
    <w:p w:rsidRPr="00361E36" w:rsidR="00F522A0" w:rsidP="67AC5CDC" w:rsidRDefault="00F522A0" w14:paraId="6C3ED31C" w14:textId="55AC42B9">
      <w:pPr>
        <w:pStyle w:val="Normal"/>
        <w:suppressLineNumbers w:val="0"/>
        <w:bidi w:val="0"/>
        <w:spacing w:before="0" w:beforeAutospacing="off" w:after="160" w:afterAutospacing="off" w:line="278" w:lineRule="auto"/>
        <w:ind w:left="0" w:right="0"/>
        <w:jc w:val="left"/>
        <w:rPr>
          <w:b w:val="1"/>
          <w:bCs w:val="1"/>
        </w:rPr>
      </w:pPr>
      <w:r w:rsidRPr="67AC5CDC" w:rsidR="00F522A0">
        <w:rPr>
          <w:b w:val="1"/>
          <w:bCs w:val="1"/>
        </w:rPr>
        <w:t xml:space="preserve">&gt; </w:t>
      </w:r>
      <w:r w:rsidRPr="67AC5CDC" w:rsidR="75939FAC">
        <w:rPr>
          <w:b w:val="1"/>
          <w:bCs w:val="1"/>
        </w:rPr>
        <w:t>FIM</w:t>
      </w:r>
      <w:r w:rsidRPr="67AC5CDC" w:rsidR="00F522A0">
        <w:rPr>
          <w:b w:val="1"/>
          <w:bCs w:val="1"/>
        </w:rPr>
        <w:t xml:space="preserve"> DA LIÇÃO 7</w:t>
      </w:r>
    </w:p>
    <w:p w:rsidR="007F0872" w:rsidP="00AE34D2" w:rsidRDefault="007F0872" w14:paraId="794CD770" w14:textId="77777777"/>
    <w:p w:rsidRPr="00B600B3" w:rsidR="007F0872" w:rsidP="007F0872" w:rsidRDefault="007F0872" w14:paraId="53FC2628" w14:textId="7ECD558B">
      <w:pPr>
        <w:rPr>
          <w:b/>
          <w:bCs/>
          <w:sz w:val="32"/>
          <w:szCs w:val="32"/>
        </w:rPr>
      </w:pPr>
      <w:r w:rsidRPr="0A6D9698" w:rsidR="1C2593E6">
        <w:rPr>
          <w:b w:val="1"/>
          <w:bCs w:val="1"/>
          <w:sz w:val="32"/>
          <w:szCs w:val="32"/>
        </w:rPr>
        <w:t xml:space="preserve">[CARD FÓRUM </w:t>
      </w:r>
      <w:r w:rsidRPr="0A6D9698" w:rsidR="1C2593E6">
        <w:rPr>
          <w:b w:val="1"/>
          <w:bCs w:val="1"/>
          <w:sz w:val="32"/>
          <w:szCs w:val="32"/>
        </w:rPr>
        <w:t>3</w:t>
      </w:r>
      <w:r w:rsidRPr="0A6D9698" w:rsidR="1C2593E6">
        <w:rPr>
          <w:b w:val="1"/>
          <w:bCs w:val="1"/>
          <w:sz w:val="32"/>
          <w:szCs w:val="32"/>
        </w:rPr>
        <w:t xml:space="preserve">] </w:t>
      </w:r>
    </w:p>
    <w:p w:rsidR="0A6D9698" w:rsidP="0A6D9698" w:rsidRDefault="0A6D9698" w14:paraId="168CD26E" w14:textId="39AEB1F4">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Compartilhando Ideias</w:t>
      </w:r>
    </w:p>
    <w:p w:rsidR="007F0872" w:rsidP="007F0872" w:rsidRDefault="007F0872" w14:paraId="2FB52011" w14:textId="77777777">
      <w:pPr>
        <w:rPr>
          <w:b/>
          <w:bCs/>
        </w:rPr>
      </w:pPr>
    </w:p>
    <w:p w:rsidRPr="00B600B3" w:rsidR="007F0872" w:rsidP="0A6D9698" w:rsidRDefault="007F0872" w14:paraId="529BE7BE" w14:textId="0562795D">
      <w:pPr>
        <w:pStyle w:val="Normal"/>
        <w:suppressLineNumbers w:val="0"/>
        <w:bidi w:val="0"/>
        <w:spacing w:before="0" w:beforeAutospacing="off" w:after="160" w:afterAutospacing="off" w:line="278" w:lineRule="auto"/>
        <w:ind w:left="0" w:right="0"/>
        <w:jc w:val="left"/>
        <w:rPr>
          <w:b w:val="1"/>
          <w:bCs w:val="1"/>
        </w:rPr>
      </w:pPr>
      <w:r w:rsidRPr="0A6D9698" w:rsidR="1C2593E6">
        <w:rPr>
          <w:b w:val="1"/>
          <w:bCs w:val="1"/>
        </w:rPr>
        <w:t xml:space="preserve">&gt; </w:t>
      </w:r>
      <w:r w:rsidRPr="0A6D9698" w:rsidR="67C7EA16">
        <w:rPr>
          <w:b w:val="1"/>
          <w:bCs w:val="1"/>
        </w:rPr>
        <w:t>INÍCIO</w:t>
      </w:r>
      <w:r w:rsidRPr="0A6D9698" w:rsidR="1C2593E6">
        <w:rPr>
          <w:b w:val="1"/>
          <w:bCs w:val="1"/>
        </w:rPr>
        <w:t xml:space="preserve"> DO FÓRUM 3</w:t>
      </w:r>
    </w:p>
    <w:p w:rsidRPr="00DB0EA0" w:rsidR="007F0872" w:rsidP="007F0872" w:rsidRDefault="007F0872" w14:paraId="42164D5F" w14:textId="311FC4E9">
      <w:pPr>
        <w:rPr>
          <w:b/>
          <w:bCs/>
          <w:sz w:val="28"/>
          <w:szCs w:val="28"/>
          <w:highlight w:val="lightGray"/>
        </w:rPr>
      </w:pPr>
      <w:r w:rsidRPr="00DB0EA0">
        <w:rPr>
          <w:b/>
          <w:bCs/>
          <w:sz w:val="28"/>
          <w:szCs w:val="28"/>
          <w:highlight w:val="lightGray"/>
        </w:rPr>
        <w:t xml:space="preserve">[CARD </w:t>
      </w:r>
      <w:r>
        <w:rPr>
          <w:b/>
          <w:bCs/>
          <w:sz w:val="28"/>
          <w:szCs w:val="28"/>
          <w:highlight w:val="lightGray"/>
        </w:rPr>
        <w:t>FÓRUM 3</w:t>
      </w:r>
      <w:r w:rsidRPr="00DB0EA0">
        <w:rPr>
          <w:b/>
          <w:bCs/>
          <w:sz w:val="28"/>
          <w:szCs w:val="28"/>
          <w:highlight w:val="lightGray"/>
        </w:rPr>
        <w:t xml:space="preserve"> &gt; PÁGINA ÚNICA] </w:t>
      </w:r>
    </w:p>
    <w:p w:rsidR="007F0872" w:rsidP="007F0872" w:rsidRDefault="007F0872" w14:paraId="6CA31E2F" w14:textId="2021B6A6">
      <w:pPr>
        <w:rPr>
          <w:b/>
          <w:bCs/>
          <w:sz w:val="28"/>
          <w:szCs w:val="28"/>
        </w:rPr>
      </w:pPr>
      <w:r w:rsidRPr="0041227B">
        <w:rPr>
          <w:b/>
          <w:bCs/>
          <w:sz w:val="28"/>
          <w:szCs w:val="28"/>
        </w:rPr>
        <w:t xml:space="preserve">TÍTULO: </w:t>
      </w:r>
      <w:r w:rsidR="00C147C4">
        <w:rPr>
          <w:b/>
          <w:bCs/>
          <w:sz w:val="28"/>
          <w:szCs w:val="28"/>
        </w:rPr>
        <w:t>A importância da Bibliodiversidade para a formação leitora</w:t>
      </w:r>
    </w:p>
    <w:p w:rsidRPr="008A50D2" w:rsidR="008A50D2" w:rsidP="008A50D2" w:rsidRDefault="008A50D2" w14:paraId="03D956F7" w14:textId="77777777">
      <w:r w:rsidRPr="008A50D2">
        <w:t>Observe como Renata Nakano relaciona a diversidade de livros à formação leitora das crianças e como conecta essa reflexão às experiências cotidianas e profissionais que atravessam sua própria trajetória.  </w:t>
      </w:r>
    </w:p>
    <w:p w:rsidRPr="00C0491F" w:rsidR="00C0491F" w:rsidP="008A50D2" w:rsidRDefault="00C0491F" w14:paraId="56CCE7E6" w14:textId="47F4E51B">
      <w:pPr>
        <w:rPr>
          <w:b/>
          <w:bCs/>
        </w:rPr>
      </w:pPr>
      <w:r w:rsidRPr="00C0491F">
        <w:rPr>
          <w:b/>
          <w:bCs/>
          <w:highlight w:val="cyan"/>
        </w:rPr>
        <w:t>[ABRIR BOX]</w:t>
      </w:r>
    </w:p>
    <w:p w:rsidR="00C0491F" w:rsidP="008A50D2" w:rsidRDefault="008A50D2" w14:paraId="717F8C74" w14:textId="77777777">
      <w:r w:rsidR="726BFFD4">
        <w:rPr/>
        <w:t>Agora, reflita também sobre o seu contexto: </w:t>
      </w:r>
    </w:p>
    <w:p w:rsidR="3E718890" w:rsidP="0A6D9698" w:rsidRDefault="3E718890" w14:paraId="14784A9C" w14:textId="1C5530E8">
      <w:pPr>
        <w:pStyle w:val="Normal"/>
        <w:rPr>
          <w:rFonts w:ascii="Aptos" w:hAnsi="Aptos" w:eastAsia="Aptos" w:cs="Aptos"/>
          <w:b w:val="1"/>
          <w:bCs w:val="1"/>
          <w:noProof w:val="0"/>
          <w:sz w:val="24"/>
          <w:szCs w:val="24"/>
          <w:lang w:val="pt-BR"/>
        </w:rPr>
      </w:pPr>
      <w:r w:rsidRPr="0A6D9698" w:rsidR="3E718890">
        <w:rPr>
          <w:rFonts w:ascii="Aptos" w:hAnsi="Aptos" w:eastAsia="Aptos" w:cs="Aptos"/>
          <w:b w:val="1"/>
          <w:bCs w:val="1"/>
          <w:noProof w:val="0"/>
          <w:sz w:val="24"/>
          <w:szCs w:val="24"/>
          <w:lang w:val="pt-BR"/>
        </w:rPr>
        <w:t>Por que a bibliodiversidade é importante para ampliar as experiências de leitura das crianças? Como ela pode contribuir para uma biblioteca comunitária, para outros espaços de convivência ou para as práticas de leitura que você realiza ou gostaria de realizar?</w:t>
      </w:r>
    </w:p>
    <w:p w:rsidRPr="00C0491F" w:rsidR="00C0491F" w:rsidP="008A50D2" w:rsidRDefault="00C0491F" w14:paraId="2D16A523" w14:textId="6684312A">
      <w:pPr>
        <w:rPr>
          <w:b/>
          <w:bCs/>
        </w:rPr>
      </w:pPr>
      <w:r w:rsidRPr="00C0491F">
        <w:rPr>
          <w:b/>
          <w:bCs/>
          <w:highlight w:val="cyan"/>
        </w:rPr>
        <w:t>[ABRIR BOX]</w:t>
      </w:r>
    </w:p>
    <w:p w:rsidR="008A50D2" w:rsidP="008A50D2" w:rsidRDefault="008A50D2" w14:paraId="01A1A1BB" w14:textId="0839D114">
      <w:r w:rsidR="726BFFD4">
        <w:rPr/>
        <w:t xml:space="preserve">Após publicar sua resposta, </w:t>
      </w:r>
      <w:r w:rsidRPr="0A6D9698" w:rsidR="726BFFD4">
        <w:rPr>
          <w:b w:val="1"/>
          <w:bCs w:val="1"/>
        </w:rPr>
        <w:t>leia também as contribuições de colegas</w:t>
      </w:r>
      <w:r w:rsidR="726BFFD4">
        <w:rPr/>
        <w:t xml:space="preserve"> e </w:t>
      </w:r>
      <w:r w:rsidRPr="0A6D9698" w:rsidR="726BFFD4">
        <w:rPr>
          <w:b w:val="1"/>
          <w:bCs w:val="1"/>
        </w:rPr>
        <w:t>interaja em pelo menos duas postagens</w:t>
      </w:r>
      <w:r w:rsidR="726BFFD4">
        <w:rPr/>
        <w:t> comentando pontos em comum, diferenças ou ideias que chamaram sua atenção.</w:t>
      </w:r>
    </w:p>
    <w:p w:rsidR="00DE49E2" w:rsidP="0A6D9698" w:rsidRDefault="00DE49E2" w14:paraId="61AE94F8" w14:textId="67BA3950">
      <w:pPr>
        <w:pStyle w:val="Normal"/>
        <w:suppressLineNumbers w:val="0"/>
        <w:bidi w:val="0"/>
        <w:spacing w:before="0" w:beforeAutospacing="off" w:after="160" w:afterAutospacing="off" w:line="278" w:lineRule="auto"/>
        <w:ind w:left="0" w:right="0"/>
        <w:jc w:val="left"/>
        <w:rPr>
          <w:b w:val="1"/>
          <w:bCs w:val="1"/>
        </w:rPr>
      </w:pPr>
      <w:r w:rsidRPr="0A6D9698" w:rsidR="69DA1CC0">
        <w:rPr>
          <w:b w:val="1"/>
          <w:bCs w:val="1"/>
        </w:rPr>
        <w:t>&gt; FIM DO FÓRUM 3</w:t>
      </w:r>
    </w:p>
    <w:p w:rsidR="00DE49E2" w:rsidP="008A50D2" w:rsidRDefault="00DE49E2" w14:paraId="329320A9" w14:textId="7CE996CC"/>
    <w:p w:rsidR="0A6D9698" w:rsidRDefault="0A6D9698" w14:paraId="4FCEC79F" w14:textId="247A3DE1"/>
    <w:p w:rsidRPr="00672C37" w:rsidR="00DE49E2" w:rsidP="00DE49E2" w:rsidRDefault="00DE49E2" w14:paraId="23D4CE7B" w14:textId="441E3C1C">
      <w:pPr>
        <w:rPr>
          <w:b/>
          <w:bCs/>
          <w:sz w:val="32"/>
          <w:szCs w:val="32"/>
        </w:rPr>
      </w:pPr>
      <w:r w:rsidRPr="00672C37">
        <w:rPr>
          <w:b/>
          <w:bCs/>
          <w:sz w:val="32"/>
          <w:szCs w:val="32"/>
        </w:rPr>
        <w:t xml:space="preserve">[CARD LIÇÃO </w:t>
      </w:r>
      <w:r>
        <w:rPr>
          <w:b/>
          <w:bCs/>
          <w:sz w:val="32"/>
          <w:szCs w:val="32"/>
        </w:rPr>
        <w:t>8</w:t>
      </w:r>
      <w:r w:rsidRPr="00672C37">
        <w:rPr>
          <w:b/>
          <w:bCs/>
          <w:sz w:val="32"/>
          <w:szCs w:val="32"/>
        </w:rPr>
        <w:t xml:space="preserve">] </w:t>
      </w:r>
    </w:p>
    <w:p w:rsidRPr="00672C37" w:rsidR="00DE49E2" w:rsidP="0A6D9698" w:rsidRDefault="00DE49E2" w14:paraId="3601FD55" w14:textId="41B9E78A">
      <w:pPr>
        <w:pStyle w:val="Normal"/>
        <w:suppressLineNumbers w:val="0"/>
        <w:bidi w:val="0"/>
        <w:spacing w:before="0" w:beforeAutospacing="off" w:after="160" w:afterAutospacing="off" w:line="278" w:lineRule="auto"/>
        <w:ind w:left="0" w:right="0"/>
        <w:jc w:val="left"/>
        <w:rPr>
          <w:b w:val="1"/>
          <w:bCs w:val="1"/>
          <w:color w:val="EE0000"/>
          <w:sz w:val="32"/>
          <w:szCs w:val="32"/>
        </w:rPr>
      </w:pPr>
      <w:r w:rsidRPr="0A6D9698" w:rsidR="20D70445">
        <w:rPr>
          <w:b w:val="1"/>
          <w:bCs w:val="1"/>
          <w:sz w:val="32"/>
          <w:szCs w:val="32"/>
        </w:rPr>
        <w:t>Título:</w:t>
      </w:r>
      <w:r w:rsidRPr="0A6D9698" w:rsidR="20D70445">
        <w:rPr>
          <w:b w:val="1"/>
          <w:bCs w:val="1"/>
          <w:sz w:val="32"/>
          <w:szCs w:val="32"/>
        </w:rPr>
        <w:t xml:space="preserve"> </w:t>
      </w:r>
      <w:r w:rsidRPr="0A6D9698" w:rsidR="15CF7B64">
        <w:rPr>
          <w:b w:val="1"/>
          <w:bCs w:val="1"/>
          <w:color w:val="EE0000"/>
          <w:sz w:val="32"/>
          <w:szCs w:val="32"/>
        </w:rPr>
        <w:t xml:space="preserve">Representatividade </w:t>
      </w:r>
      <w:r w:rsidRPr="0A6D9698" w:rsidR="2A07D2D6">
        <w:rPr>
          <w:b w:val="1"/>
          <w:bCs w:val="1"/>
          <w:color w:val="EE0000"/>
          <w:sz w:val="32"/>
          <w:szCs w:val="32"/>
        </w:rPr>
        <w:t xml:space="preserve">e </w:t>
      </w:r>
      <w:r w:rsidRPr="0A6D9698" w:rsidR="3571CE56">
        <w:rPr>
          <w:b w:val="1"/>
          <w:bCs w:val="1"/>
          <w:color w:val="EE0000"/>
          <w:sz w:val="32"/>
          <w:szCs w:val="32"/>
        </w:rPr>
        <w:t>D</w:t>
      </w:r>
      <w:r w:rsidRPr="0A6D9698" w:rsidR="2A07D2D6">
        <w:rPr>
          <w:b w:val="1"/>
          <w:bCs w:val="1"/>
          <w:color w:val="EE0000"/>
          <w:sz w:val="32"/>
          <w:szCs w:val="32"/>
        </w:rPr>
        <w:t xml:space="preserve">ireito à </w:t>
      </w:r>
      <w:r w:rsidRPr="0A6D9698" w:rsidR="37DDF88C">
        <w:rPr>
          <w:b w:val="1"/>
          <w:bCs w:val="1"/>
          <w:color w:val="EE0000"/>
          <w:sz w:val="32"/>
          <w:szCs w:val="32"/>
        </w:rPr>
        <w:t>I</w:t>
      </w:r>
      <w:r w:rsidRPr="0A6D9698" w:rsidR="2A07D2D6">
        <w:rPr>
          <w:b w:val="1"/>
          <w:bCs w:val="1"/>
          <w:color w:val="EE0000"/>
          <w:sz w:val="32"/>
          <w:szCs w:val="32"/>
        </w:rPr>
        <w:t>maginação</w:t>
      </w:r>
    </w:p>
    <w:p w:rsidRPr="006679DE" w:rsidR="00DE49E2" w:rsidP="00DE49E2" w:rsidRDefault="00DE49E2" w14:paraId="056065A6" w14:textId="77777777">
      <w:pPr>
        <w:rPr>
          <w:b/>
          <w:bCs/>
          <w:sz w:val="28"/>
          <w:szCs w:val="28"/>
        </w:rPr>
      </w:pPr>
    </w:p>
    <w:p w:rsidRPr="00361E36" w:rsidR="00DE49E2" w:rsidP="0A6D9698" w:rsidRDefault="00DE49E2" w14:paraId="5E283485" w14:textId="639CB4DF">
      <w:pPr>
        <w:pStyle w:val="Normal"/>
        <w:suppressLineNumbers w:val="0"/>
        <w:bidi w:val="0"/>
        <w:spacing w:before="0" w:beforeAutospacing="off" w:after="160" w:afterAutospacing="off" w:line="278" w:lineRule="auto"/>
        <w:ind w:left="0" w:right="0"/>
        <w:jc w:val="left"/>
        <w:rPr>
          <w:b w:val="1"/>
          <w:bCs w:val="1"/>
        </w:rPr>
      </w:pPr>
      <w:r w:rsidRPr="0A6D9698" w:rsidR="20D70445">
        <w:rPr>
          <w:b w:val="1"/>
          <w:bCs w:val="1"/>
        </w:rPr>
        <w:t xml:space="preserve">&gt; </w:t>
      </w:r>
      <w:r w:rsidRPr="0A6D9698" w:rsidR="7C2CF326">
        <w:rPr>
          <w:b w:val="1"/>
          <w:bCs w:val="1"/>
        </w:rPr>
        <w:t>INÍCIO DA</w:t>
      </w:r>
      <w:r w:rsidRPr="0A6D9698" w:rsidR="20D70445">
        <w:rPr>
          <w:b w:val="1"/>
          <w:bCs w:val="1"/>
        </w:rPr>
        <w:t xml:space="preserve"> LIÇÃO </w:t>
      </w:r>
      <w:r w:rsidRPr="0A6D9698" w:rsidR="0CFC46B9">
        <w:rPr>
          <w:b w:val="1"/>
          <w:bCs w:val="1"/>
        </w:rPr>
        <w:t>8</w:t>
      </w:r>
    </w:p>
    <w:p w:rsidRPr="00662BE9" w:rsidR="00DE49E2" w:rsidP="00DE49E2" w:rsidRDefault="00DE49E2" w14:paraId="4773BA64" w14:textId="37191C35">
      <w:pPr>
        <w:rPr>
          <w:b/>
          <w:bCs/>
          <w:sz w:val="28"/>
          <w:szCs w:val="28"/>
          <w:highlight w:val="lightGray"/>
        </w:rPr>
      </w:pPr>
      <w:r w:rsidRPr="00662BE9">
        <w:rPr>
          <w:b/>
          <w:bCs/>
          <w:sz w:val="28"/>
          <w:szCs w:val="28"/>
          <w:highlight w:val="lightGray"/>
        </w:rPr>
        <w:t xml:space="preserve">[LIÇÃO </w:t>
      </w:r>
      <w:r w:rsidR="00F44CED">
        <w:rPr>
          <w:b/>
          <w:bCs/>
          <w:sz w:val="28"/>
          <w:szCs w:val="28"/>
          <w:highlight w:val="lightGray"/>
        </w:rPr>
        <w:t>8</w:t>
      </w:r>
      <w:r w:rsidRPr="00662BE9">
        <w:rPr>
          <w:b/>
          <w:bCs/>
          <w:sz w:val="28"/>
          <w:szCs w:val="28"/>
          <w:highlight w:val="lightGray"/>
        </w:rPr>
        <w:t xml:space="preserve"> &gt; PÁGINA</w:t>
      </w:r>
      <w:r w:rsidRPr="00723775">
        <w:rPr>
          <w:b/>
          <w:bCs/>
          <w:sz w:val="28"/>
          <w:szCs w:val="28"/>
          <w:highlight w:val="lightGray"/>
        </w:rPr>
        <w:t xml:space="preserve"> 1</w:t>
      </w:r>
      <w:r w:rsidRPr="00662BE9">
        <w:rPr>
          <w:b/>
          <w:bCs/>
          <w:sz w:val="28"/>
          <w:szCs w:val="28"/>
          <w:highlight w:val="lightGray"/>
        </w:rPr>
        <w:t xml:space="preserve">]  </w:t>
      </w:r>
    </w:p>
    <w:p w:rsidR="00DE49E2" w:rsidP="00DE49E2" w:rsidRDefault="00DE49E2" w14:paraId="3DC273A2" w14:textId="61C387D9">
      <w:pPr>
        <w:rPr>
          <w:b/>
          <w:bCs/>
          <w:color w:val="EE0000"/>
          <w:sz w:val="28"/>
          <w:szCs w:val="28"/>
        </w:rPr>
      </w:pPr>
      <w:r w:rsidRPr="00662BE9">
        <w:rPr>
          <w:b/>
          <w:bCs/>
          <w:sz w:val="28"/>
          <w:szCs w:val="28"/>
        </w:rPr>
        <w:t>Título:</w:t>
      </w:r>
      <w:r>
        <w:rPr>
          <w:b/>
          <w:bCs/>
          <w:sz w:val="28"/>
          <w:szCs w:val="28"/>
        </w:rPr>
        <w:t xml:space="preserve"> </w:t>
      </w:r>
      <w:r w:rsidR="00DE0452">
        <w:rPr>
          <w:b/>
          <w:bCs/>
          <w:sz w:val="28"/>
          <w:szCs w:val="28"/>
        </w:rPr>
        <w:t>Q</w:t>
      </w:r>
      <w:r w:rsidRPr="00DE0452" w:rsidR="00DE0452">
        <w:rPr>
          <w:b/>
          <w:bCs/>
          <w:sz w:val="28"/>
          <w:szCs w:val="28"/>
        </w:rPr>
        <w:t>uem aparece nas histórias que oferecemos às crianças?</w:t>
      </w:r>
    </w:p>
    <w:p w:rsidR="00BD6348" w:rsidP="00644E1F" w:rsidRDefault="00BD6348" w14:paraId="7447418D" w14:textId="3DF7D5E1">
      <w:r w:rsidRPr="00641FCB">
        <w:rPr>
          <w:highlight w:val="green"/>
        </w:rPr>
        <w:t>[Inserir imagem]</w:t>
      </w:r>
    </w:p>
    <w:p w:rsidR="00BD6348" w:rsidP="00644E1F" w:rsidRDefault="004D6EE7" w14:paraId="6FE963BF" w14:textId="5DB74CAD">
      <w:r w:rsidR="16E70567">
        <w:drawing>
          <wp:inline wp14:editId="36985074" wp14:anchorId="5C057C29">
            <wp:extent cx="3038400" cy="3049200"/>
            <wp:effectExtent l="0" t="0" r="0" b="0"/>
            <wp:docPr id="845426197" name="Imagem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426197" name="Imagem 845426197"/>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a:xfrm>
                      <a:off x="0" y="0"/>
                      <a:ext cx="3038400" cy="3049200"/>
                    </a:xfrm>
                    <a:prstGeom prst="rect">
                      <a:avLst/>
                    </a:prstGeom>
                  </pic:spPr>
                </pic:pic>
              </a:graphicData>
            </a:graphic>
          </wp:inline>
        </w:drawing>
      </w:r>
    </w:p>
    <w:p w:rsidR="18ACEC79" w:rsidP="0A6D9698" w:rsidRDefault="18ACEC79" w14:paraId="445C9F91" w14:textId="2F4470A6">
      <w:pPr>
        <w:pStyle w:val="Normal"/>
        <w:rPr>
          <w:rFonts w:ascii="Aptos" w:hAnsi="Aptos" w:eastAsia="Aptos" w:cs="Aptos"/>
          <w:noProof w:val="0"/>
          <w:sz w:val="24"/>
          <w:szCs w:val="24"/>
          <w:lang w:val="pt-BR"/>
        </w:rPr>
      </w:pPr>
      <w:r w:rsidR="18ACEC79">
        <w:rPr/>
        <w:t xml:space="preserve">Link: </w:t>
      </w:r>
      <w:hyperlink r:id="Rb5cd0a353b964980">
        <w:r w:rsidRPr="0A6D9698" w:rsidR="1FAA4021">
          <w:rPr>
            <w:rStyle w:val="Hyperlink"/>
            <w:noProof w:val="0"/>
            <w:lang w:val="pt-BR"/>
          </w:rPr>
          <w:t>móduloII_parte4_lição8</w:t>
        </w:r>
      </w:hyperlink>
    </w:p>
    <w:p w:rsidR="00ED23B9" w:rsidP="00644E1F" w:rsidRDefault="00ED23B9" w14:paraId="0FE826C1" w14:textId="7D8584A9">
      <w:r w:rsidRPr="0A6D9698" w:rsidR="4142B8B6">
        <w:rPr>
          <w:highlight w:val="green"/>
        </w:rPr>
        <w:t xml:space="preserve">(Inserir legenda com créditos – </w:t>
      </w:r>
      <w:hyperlink r:id="R83fd042813e14af1">
        <w:r w:rsidRPr="0A6D9698" w:rsidR="1E259876">
          <w:rPr>
            <w:rStyle w:val="Hyperlink"/>
            <w:highlight w:val="green"/>
          </w:rPr>
          <w:t>https://minadehq.com.br/representatividade-importa/</w:t>
        </w:r>
      </w:hyperlink>
      <w:r w:rsidRPr="0A6D9698" w:rsidR="4142B8B6">
        <w:rPr>
          <w:highlight w:val="green"/>
        </w:rPr>
        <w:t>)</w:t>
      </w:r>
    </w:p>
    <w:p w:rsidRPr="00644E1F" w:rsidR="00644E1F" w:rsidP="00644E1F" w:rsidRDefault="00644E1F" w14:paraId="39AC56EC" w14:textId="4F3719DE">
      <w:r w:rsidRPr="00644E1F">
        <w:t xml:space="preserve">Ao falarmos sobre </w:t>
      </w:r>
      <w:r w:rsidRPr="00AE0010">
        <w:rPr>
          <w:b/>
          <w:bCs/>
        </w:rPr>
        <w:t>bibliodiversidade</w:t>
      </w:r>
      <w:r w:rsidRPr="00644E1F">
        <w:t>, também abrimos espaço para outra pergunta importante: </w:t>
      </w:r>
      <w:r w:rsidRPr="00644E1F">
        <w:rPr>
          <w:i/>
          <w:iCs/>
        </w:rPr>
        <w:t>quem aparece nas histórias que oferecemos às crianças?</w:t>
      </w:r>
      <w:r w:rsidRPr="00644E1F">
        <w:t> </w:t>
      </w:r>
    </w:p>
    <w:p w:rsidRPr="00644E1F" w:rsidR="00644E1F" w:rsidP="00644E1F" w:rsidRDefault="00644E1F" w14:paraId="238F6F82" w14:textId="77777777">
      <w:r w:rsidRPr="00644E1F">
        <w:t>Os livros ajudam a construir referências sobre quem somos, como vivemos e sobre aquilo que podemos imaginar para nós. Desde cedo, as crianças observam diferentes personagens, relações, modos de falar, brincar e existir e, por meio desse contato, começam também a formar imagens sobre si mesmas e sobre os outros. </w:t>
      </w:r>
    </w:p>
    <w:p w:rsidRPr="001C445C" w:rsidR="00644E1F" w:rsidP="00644E1F" w:rsidRDefault="00644E1F" w14:paraId="50B5848D" w14:textId="77777777">
      <w:pPr>
        <w:rPr>
          <w:b/>
          <w:bCs/>
        </w:rPr>
      </w:pPr>
      <w:r w:rsidRPr="001C445C">
        <w:rPr>
          <w:b/>
          <w:bCs/>
        </w:rPr>
        <w:t>E é por esta razão que pensar em representatividade na literatura infantil é fundamental. </w:t>
      </w:r>
    </w:p>
    <w:p w:rsidR="00ED23B9" w:rsidP="00644E1F" w:rsidRDefault="00ED23B9" w14:paraId="7732C143" w14:textId="77777777"/>
    <w:p w:rsidRPr="00662BE9" w:rsidR="00F51D85" w:rsidP="00F51D85" w:rsidRDefault="00F51D85" w14:paraId="1E99247E" w14:textId="4D421AAA">
      <w:pPr>
        <w:rPr>
          <w:b/>
          <w:bCs/>
          <w:sz w:val="28"/>
          <w:szCs w:val="28"/>
          <w:highlight w:val="lightGray"/>
        </w:rPr>
      </w:pPr>
      <w:r w:rsidRPr="00662BE9">
        <w:rPr>
          <w:b/>
          <w:bCs/>
          <w:sz w:val="28"/>
          <w:szCs w:val="28"/>
          <w:highlight w:val="lightGray"/>
        </w:rPr>
        <w:t xml:space="preserve">[LIÇÃO </w:t>
      </w:r>
      <w:r>
        <w:rPr>
          <w:b/>
          <w:bCs/>
          <w:sz w:val="28"/>
          <w:szCs w:val="28"/>
          <w:highlight w:val="lightGray"/>
        </w:rPr>
        <w:t>8</w:t>
      </w:r>
      <w:r w:rsidRPr="00662BE9">
        <w:rPr>
          <w:b/>
          <w:bCs/>
          <w:sz w:val="28"/>
          <w:szCs w:val="28"/>
          <w:highlight w:val="lightGray"/>
        </w:rPr>
        <w:t xml:space="preserve"> &gt; PÁGINA</w:t>
      </w:r>
      <w:r w:rsidRPr="00723775">
        <w:rPr>
          <w:b/>
          <w:bCs/>
          <w:sz w:val="28"/>
          <w:szCs w:val="28"/>
          <w:highlight w:val="lightGray"/>
        </w:rPr>
        <w:t xml:space="preserve"> </w:t>
      </w:r>
      <w:r w:rsidR="00607300">
        <w:rPr>
          <w:b/>
          <w:bCs/>
          <w:sz w:val="28"/>
          <w:szCs w:val="28"/>
          <w:highlight w:val="lightGray"/>
        </w:rPr>
        <w:t>2</w:t>
      </w:r>
      <w:r w:rsidRPr="00662BE9">
        <w:rPr>
          <w:b/>
          <w:bCs/>
          <w:sz w:val="28"/>
          <w:szCs w:val="28"/>
          <w:highlight w:val="lightGray"/>
        </w:rPr>
        <w:t xml:space="preserve">]  </w:t>
      </w:r>
    </w:p>
    <w:p w:rsidR="00F51D85" w:rsidP="00F51D85" w:rsidRDefault="00F51D85" w14:paraId="7419C68B" w14:textId="77777777">
      <w:pPr>
        <w:rPr>
          <w:b/>
          <w:bCs/>
          <w:color w:val="EE0000"/>
          <w:sz w:val="28"/>
          <w:szCs w:val="28"/>
        </w:rPr>
      </w:pPr>
      <w:r w:rsidRPr="00662BE9">
        <w:rPr>
          <w:b/>
          <w:bCs/>
          <w:sz w:val="28"/>
          <w:szCs w:val="28"/>
        </w:rPr>
        <w:t>Título:</w:t>
      </w:r>
      <w:r>
        <w:rPr>
          <w:b/>
          <w:bCs/>
          <w:sz w:val="28"/>
          <w:szCs w:val="28"/>
        </w:rPr>
        <w:t xml:space="preserve"> Q</w:t>
      </w:r>
      <w:r w:rsidRPr="00DE0452">
        <w:rPr>
          <w:b/>
          <w:bCs/>
          <w:sz w:val="28"/>
          <w:szCs w:val="28"/>
        </w:rPr>
        <w:t>uem aparece nas histórias que oferecemos às crianças?</w:t>
      </w:r>
    </w:p>
    <w:p w:rsidR="00F51D85" w:rsidP="00F51D85" w:rsidRDefault="00F51D85" w14:paraId="1BE2BB5C" w14:textId="77777777">
      <w:r w:rsidRPr="00641FCB">
        <w:rPr>
          <w:highlight w:val="green"/>
        </w:rPr>
        <w:t>[Inserir imagem]</w:t>
      </w:r>
    </w:p>
    <w:p w:rsidR="00ED23B9" w:rsidP="00644E1F" w:rsidRDefault="00F51D85" w14:paraId="68E338D0" w14:textId="6133F0C7">
      <w:r w:rsidR="76B1E87F">
        <w:drawing>
          <wp:inline wp14:editId="27FF901D" wp14:anchorId="20A8F3BD">
            <wp:extent cx="3456000" cy="3049200"/>
            <wp:effectExtent l="0" t="0" r="0" b="0"/>
            <wp:docPr id="1871827624" name="Imagem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827624" name="Imagem 1871827624"/>
                    <pic:cNvPicPr/>
                  </pic:nvPicPr>
                  <pic:blipFill>
                    <a:blip xmlns:r="http://schemas.openxmlformats.org/officeDocument/2006/relationships" r:embed="rId19">
                      <a:extLst>
                        <a:ext uri="{28A0092B-C50C-407E-A947-70E740481C1C}">
                          <a14:useLocalDpi xmlns:a14="http://schemas.microsoft.com/office/drawing/2010/main" val="0"/>
                        </a:ext>
                      </a:extLst>
                    </a:blip>
                    <a:stretch>
                      <a:fillRect/>
                    </a:stretch>
                  </pic:blipFill>
                  <pic:spPr>
                    <a:xfrm>
                      <a:off x="0" y="0"/>
                      <a:ext cx="3456000" cy="3049200"/>
                    </a:xfrm>
                    <a:prstGeom prst="rect">
                      <a:avLst/>
                    </a:prstGeom>
                  </pic:spPr>
                </pic:pic>
              </a:graphicData>
            </a:graphic>
          </wp:inline>
        </w:drawing>
      </w:r>
    </w:p>
    <w:p w:rsidR="62CF3B74" w:rsidP="0A6D9698" w:rsidRDefault="62CF3B74" w14:paraId="36CF4F45" w14:textId="517BDD22">
      <w:pPr>
        <w:pStyle w:val="Normal"/>
        <w:rPr>
          <w:rFonts w:ascii="Aptos" w:hAnsi="Aptos" w:eastAsia="Aptos" w:cs="Aptos"/>
          <w:noProof w:val="0"/>
          <w:sz w:val="24"/>
          <w:szCs w:val="24"/>
          <w:lang w:val="pt-BR"/>
        </w:rPr>
      </w:pPr>
      <w:r w:rsidR="62CF3B74">
        <w:rPr/>
        <w:t xml:space="preserve">Link: </w:t>
      </w:r>
      <w:hyperlink r:id="R62d929bf984c45ff">
        <w:r w:rsidRPr="0A6D9698" w:rsidR="6C1C14D9">
          <w:rPr>
            <w:rStyle w:val="Hyperlink"/>
            <w:noProof w:val="0"/>
            <w:lang w:val="pt-BR"/>
          </w:rPr>
          <w:t>móduloII_parte4_lição8_2</w:t>
        </w:r>
      </w:hyperlink>
    </w:p>
    <w:p w:rsidR="00F51D85" w:rsidP="00644E1F" w:rsidRDefault="00F51D85" w14:paraId="776457F5" w14:textId="4F873212">
      <w:r w:rsidRPr="0A6D9698" w:rsidR="76B1E87F">
        <w:rPr>
          <w:highlight w:val="green"/>
        </w:rPr>
        <w:t xml:space="preserve">(Inserir legenda com créditos – </w:t>
      </w:r>
      <w:hyperlink r:id="R31b02139037d4702">
        <w:r w:rsidRPr="0A6D9698" w:rsidR="14116E70">
          <w:rPr>
            <w:rStyle w:val="Hyperlink"/>
            <w:highlight w:val="green"/>
          </w:rPr>
          <w:t>https://minadehq.com.br/representatividade-importa/</w:t>
        </w:r>
      </w:hyperlink>
      <w:r w:rsidRPr="0A6D9698" w:rsidR="76B1E87F">
        <w:rPr>
          <w:highlight w:val="green"/>
        </w:rPr>
        <w:t>)</w:t>
      </w:r>
    </w:p>
    <w:p w:rsidR="644F7830" w:rsidP="0A6D9698" w:rsidRDefault="644F7830" w14:paraId="5D06E554" w14:textId="699037D6">
      <w:pPr>
        <w:pStyle w:val="Normal"/>
        <w:rPr>
          <w:rFonts w:ascii="Aptos" w:hAnsi="Aptos" w:eastAsia="Aptos" w:cs="Aptos"/>
          <w:b w:val="1"/>
          <w:bCs w:val="1"/>
          <w:noProof w:val="0"/>
          <w:sz w:val="24"/>
          <w:szCs w:val="24"/>
          <w:lang w:val="pt-BR"/>
        </w:rPr>
      </w:pPr>
      <w:r w:rsidRPr="0A6D9698" w:rsidR="644F7830">
        <w:rPr>
          <w:rFonts w:ascii="Aptos" w:hAnsi="Aptos" w:eastAsia="Aptos" w:cs="Aptos"/>
          <w:b w:val="1"/>
          <w:bCs w:val="1"/>
          <w:noProof w:val="0"/>
          <w:sz w:val="24"/>
          <w:szCs w:val="24"/>
          <w:lang w:val="pt-BR"/>
        </w:rPr>
        <w:t xml:space="preserve">Ter acesso a livros que apresentem pessoas de diferentes raças, etnias, identidades de gênero, orientações afetivo-sexuais, crianças com e sem deficiência, modos de viver, culturas e territórios, em abordagens respeitosas e positivas, contribui para que as crianças percebam que muitas histórias </w:t>
      </w:r>
      <w:r w:rsidRPr="0A6D9698" w:rsidR="644F7830">
        <w:rPr>
          <w:b w:val="1"/>
          <w:bCs w:val="1"/>
        </w:rPr>
        <w:t>–</w:t>
      </w:r>
      <w:r w:rsidRPr="0A6D9698" w:rsidR="644F7830">
        <w:rPr>
          <w:rFonts w:ascii="Aptos" w:hAnsi="Aptos" w:eastAsia="Aptos" w:cs="Aptos"/>
          <w:b w:val="1"/>
          <w:bCs w:val="1"/>
          <w:noProof w:val="0"/>
          <w:sz w:val="24"/>
          <w:szCs w:val="24"/>
          <w:lang w:val="pt-BR"/>
        </w:rPr>
        <w:t xml:space="preserve"> inclusive a sua própria </w:t>
      </w:r>
      <w:r w:rsidRPr="0A6D9698" w:rsidR="644F7830">
        <w:rPr>
          <w:b w:val="1"/>
          <w:bCs w:val="1"/>
        </w:rPr>
        <w:t>–</w:t>
      </w:r>
      <w:r w:rsidRPr="0A6D9698" w:rsidR="644F7830">
        <w:rPr>
          <w:rFonts w:ascii="Aptos" w:hAnsi="Aptos" w:eastAsia="Aptos" w:cs="Aptos"/>
          <w:b w:val="1"/>
          <w:bCs w:val="1"/>
          <w:noProof w:val="0"/>
          <w:sz w:val="24"/>
          <w:szCs w:val="24"/>
          <w:lang w:val="pt-BR"/>
        </w:rPr>
        <w:t xml:space="preserve"> têm lugar no mundo.</w:t>
      </w:r>
    </w:p>
    <w:p w:rsidRPr="00644E1F" w:rsidR="00644E1F" w:rsidP="00644E1F" w:rsidRDefault="00644E1F" w14:paraId="5CD8FF0C" w14:textId="77777777">
      <w:r w:rsidRPr="00644E1F">
        <w:t>Nesse sentido, é importante pontuar que quando uma criança encontra livros que reconhecem sua existência, instiga também sua liberdade para experimentar possibilidades e perceber que seus sonhos não precisam ser limitados por estereótipos sobre sua origem ou pertencimento. </w:t>
      </w:r>
    </w:p>
    <w:p w:rsidRPr="00644E1F" w:rsidR="00644E1F" w:rsidP="00644E1F" w:rsidRDefault="00644E1F" w14:paraId="0BBD4BD3" w14:textId="77777777">
      <w:r w:rsidRPr="00644E1F">
        <w:t xml:space="preserve">É por isso </w:t>
      </w:r>
      <w:r w:rsidRPr="004E4C85">
        <w:rPr>
          <w:b/>
          <w:bCs/>
        </w:rPr>
        <w:t>que promover a representatividade também é, muitas vezes, garantir o direito à imaginação</w:t>
      </w:r>
      <w:r w:rsidRPr="00644E1F">
        <w:t>. </w:t>
      </w:r>
    </w:p>
    <w:p w:rsidRPr="008A50D2" w:rsidR="00DE49E2" w:rsidP="008A50D2" w:rsidRDefault="00DE49E2" w14:paraId="54FA5D29" w14:textId="77777777"/>
    <w:p w:rsidRPr="00662BE9" w:rsidR="00607300" w:rsidP="00607300" w:rsidRDefault="00607300" w14:paraId="78CD6F5A" w14:textId="086D7148">
      <w:pPr>
        <w:rPr>
          <w:b/>
          <w:bCs/>
          <w:sz w:val="28"/>
          <w:szCs w:val="28"/>
          <w:highlight w:val="lightGray"/>
        </w:rPr>
      </w:pPr>
      <w:r w:rsidRPr="00662BE9">
        <w:rPr>
          <w:b/>
          <w:bCs/>
          <w:sz w:val="28"/>
          <w:szCs w:val="28"/>
          <w:highlight w:val="lightGray"/>
        </w:rPr>
        <w:t xml:space="preserve">[LIÇÃO </w:t>
      </w:r>
      <w:r>
        <w:rPr>
          <w:b/>
          <w:bCs/>
          <w:sz w:val="28"/>
          <w:szCs w:val="28"/>
          <w:highlight w:val="lightGray"/>
        </w:rPr>
        <w:t>8</w:t>
      </w:r>
      <w:r w:rsidRPr="00662BE9">
        <w:rPr>
          <w:b/>
          <w:bCs/>
          <w:sz w:val="28"/>
          <w:szCs w:val="28"/>
          <w:highlight w:val="lightGray"/>
        </w:rPr>
        <w:t xml:space="preserve"> &gt; PÁGINA</w:t>
      </w:r>
      <w:r w:rsidRPr="00723775">
        <w:rPr>
          <w:b/>
          <w:bCs/>
          <w:sz w:val="28"/>
          <w:szCs w:val="28"/>
          <w:highlight w:val="lightGray"/>
        </w:rPr>
        <w:t xml:space="preserve"> </w:t>
      </w:r>
      <w:r w:rsidR="00635EAB">
        <w:rPr>
          <w:b/>
          <w:bCs/>
          <w:sz w:val="28"/>
          <w:szCs w:val="28"/>
          <w:highlight w:val="lightGray"/>
        </w:rPr>
        <w:t>3</w:t>
      </w:r>
      <w:r w:rsidRPr="00662BE9">
        <w:rPr>
          <w:b/>
          <w:bCs/>
          <w:sz w:val="28"/>
          <w:szCs w:val="28"/>
          <w:highlight w:val="lightGray"/>
        </w:rPr>
        <w:t xml:space="preserve">]  </w:t>
      </w:r>
    </w:p>
    <w:p w:rsidRPr="00AE34D2" w:rsidR="007F0872" w:rsidP="00607300" w:rsidRDefault="00607300" w14:paraId="42085044" w14:textId="7C35D870">
      <w:r w:rsidRPr="00662BE9">
        <w:rPr>
          <w:b/>
          <w:bCs/>
          <w:sz w:val="28"/>
          <w:szCs w:val="28"/>
        </w:rPr>
        <w:t>Título:</w:t>
      </w:r>
      <w:r>
        <w:rPr>
          <w:b/>
          <w:bCs/>
          <w:sz w:val="28"/>
          <w:szCs w:val="28"/>
        </w:rPr>
        <w:t xml:space="preserve"> Q</w:t>
      </w:r>
      <w:r w:rsidRPr="00DE0452">
        <w:rPr>
          <w:b/>
          <w:bCs/>
          <w:sz w:val="28"/>
          <w:szCs w:val="28"/>
        </w:rPr>
        <w:t>uem aparece nas histórias que oferecemos às crianças?</w:t>
      </w:r>
    </w:p>
    <w:p w:rsidRPr="00635EAB" w:rsidR="00635EAB" w:rsidP="00635EAB" w:rsidRDefault="00635EAB" w14:paraId="203B7EF9" w14:textId="77777777">
      <w:r w:rsidRPr="00635EAB">
        <w:rPr>
          <w:b/>
          <w:bCs/>
        </w:rPr>
        <w:t>Representatividade nos livros em comunidades quilombolas</w:t>
      </w:r>
      <w:r w:rsidRPr="00635EAB">
        <w:t> </w:t>
      </w:r>
    </w:p>
    <w:p w:rsidRPr="00A55D77" w:rsidR="00635EAB" w:rsidP="00635EAB" w:rsidRDefault="00635EAB" w14:paraId="2582E85B" w14:textId="77777777">
      <w:r w:rsidRPr="00635EAB">
        <w:t>Se os livros ajudam a construir referências sobre quem somos e sobre aquilo que podemos imaginar para nós, </w:t>
      </w:r>
      <w:r w:rsidRPr="00A55D77">
        <w:rPr>
          <w:b/>
          <w:bCs/>
        </w:rPr>
        <w:t>o que acontece quando determinadas histórias aparecem pouco - ou não aparecem - nos livros que circulam entre as crianças?</w:t>
      </w:r>
      <w:r w:rsidRPr="00A55D77">
        <w:t> </w:t>
      </w:r>
    </w:p>
    <w:p w:rsidRPr="00D14D9B" w:rsidR="00AE34D2" w:rsidP="0073367C" w:rsidRDefault="00000000" w14:paraId="2E4EDA85" w14:textId="77777777">
      <w:r w:rsidRPr="00635EAB">
        <w:t xml:space="preserve">Neste vídeo, pessoas voluntárias em </w:t>
      </w:r>
      <w:r w:rsidRPr="001B3DC6" w:rsidR="001B3DC6">
        <w:t>Bibliotecas Comunitárias</w:t>
      </w:r>
      <w:r w:rsidRPr="00635EAB">
        <w:t xml:space="preserve"> Vaga Lume e outras convidadas compartilham reflexões sobre representatividade na literatura e </w:t>
      </w:r>
      <w:r w:rsidRPr="00635EAB">
        <w:t>nos convidam a pensar como escolhas de acervo e mediação podem contribuir para que mais crianças encontrem narrativas que reconheçam suas existências e fortaleçam seu direito de imaginar diferentes possibilidades para si. </w:t>
      </w:r>
    </w:p>
    <w:p w:rsidRPr="00635EAB" w:rsidR="00635EAB" w:rsidP="00635EAB" w:rsidRDefault="00635EAB" w14:paraId="10977C23" w14:textId="77777777">
      <w:r w:rsidRPr="00EF0E0F">
        <w:rPr>
          <w:highlight w:val="green"/>
        </w:rPr>
        <w:t>[</w:t>
      </w:r>
      <w:proofErr w:type="spellStart"/>
      <w:r w:rsidRPr="00EF0E0F">
        <w:rPr>
          <w:highlight w:val="green"/>
        </w:rPr>
        <w:t>Embedar</w:t>
      </w:r>
      <w:proofErr w:type="spellEnd"/>
      <w:r w:rsidRPr="00EF0E0F">
        <w:rPr>
          <w:highlight w:val="green"/>
        </w:rPr>
        <w:t> vídeo]</w:t>
      </w:r>
      <w:r w:rsidRPr="00635EAB">
        <w:t> </w:t>
      </w:r>
    </w:p>
    <w:p w:rsidRPr="00635EAB" w:rsidR="00635EAB" w:rsidP="00635EAB" w:rsidRDefault="00635EAB" w14:paraId="1E821798" w14:textId="77777777">
      <w:hyperlink w:tgtFrame="_blank" w:history="1" r:id="rId20">
        <w:r w:rsidRPr="00635EAB">
          <w:rPr>
            <w:rStyle w:val="Hyperlink"/>
          </w:rPr>
          <w:t>Representatividade nos livros | Vaga Lume</w:t>
        </w:r>
      </w:hyperlink>
      <w:r w:rsidRPr="00635EAB">
        <w:t>  </w:t>
      </w:r>
    </w:p>
    <w:p w:rsidR="00635EAB" w:rsidP="00635EAB" w:rsidRDefault="00635EAB" w14:paraId="7FCFE3A1" w14:textId="77777777">
      <w:r w:rsidRPr="00EF0E0F">
        <w:rPr>
          <w:highlight w:val="green"/>
        </w:rPr>
        <w:t>[INSERIR BOX COM CRÉDITOS]</w:t>
      </w:r>
    </w:p>
    <w:p w:rsidR="00EF0E0F" w:rsidP="00635EAB" w:rsidRDefault="00EF0E0F" w14:paraId="70E1CC4B" w14:textId="77777777"/>
    <w:p w:rsidRPr="00662BE9" w:rsidR="00EF0E0F" w:rsidP="00EF0E0F" w:rsidRDefault="00EF0E0F" w14:paraId="6A900504" w14:textId="2746418A">
      <w:pPr>
        <w:rPr>
          <w:b/>
          <w:bCs/>
          <w:sz w:val="28"/>
          <w:szCs w:val="28"/>
          <w:highlight w:val="lightGray"/>
        </w:rPr>
      </w:pPr>
      <w:r w:rsidRPr="00662BE9">
        <w:rPr>
          <w:b/>
          <w:bCs/>
          <w:sz w:val="28"/>
          <w:szCs w:val="28"/>
          <w:highlight w:val="lightGray"/>
        </w:rPr>
        <w:t xml:space="preserve">[LIÇÃO </w:t>
      </w:r>
      <w:r>
        <w:rPr>
          <w:b/>
          <w:bCs/>
          <w:sz w:val="28"/>
          <w:szCs w:val="28"/>
          <w:highlight w:val="lightGray"/>
        </w:rPr>
        <w:t>8</w:t>
      </w:r>
      <w:r w:rsidRPr="00662BE9">
        <w:rPr>
          <w:b/>
          <w:bCs/>
          <w:sz w:val="28"/>
          <w:szCs w:val="28"/>
          <w:highlight w:val="lightGray"/>
        </w:rPr>
        <w:t xml:space="preserve"> &gt; PÁGINA</w:t>
      </w:r>
      <w:r w:rsidRPr="00723775">
        <w:rPr>
          <w:b/>
          <w:bCs/>
          <w:sz w:val="28"/>
          <w:szCs w:val="28"/>
          <w:highlight w:val="lightGray"/>
        </w:rPr>
        <w:t xml:space="preserve"> </w:t>
      </w:r>
      <w:r>
        <w:rPr>
          <w:b/>
          <w:bCs/>
          <w:sz w:val="28"/>
          <w:szCs w:val="28"/>
          <w:highlight w:val="lightGray"/>
        </w:rPr>
        <w:t>4</w:t>
      </w:r>
      <w:r w:rsidRPr="00662BE9">
        <w:rPr>
          <w:b/>
          <w:bCs/>
          <w:sz w:val="28"/>
          <w:szCs w:val="28"/>
          <w:highlight w:val="lightGray"/>
        </w:rPr>
        <w:t xml:space="preserve">]  </w:t>
      </w:r>
    </w:p>
    <w:p w:rsidRPr="00AE34D2" w:rsidR="00EF0E0F" w:rsidP="00EF0E0F" w:rsidRDefault="00EF0E0F" w14:paraId="321D566D" w14:textId="77777777">
      <w:r w:rsidRPr="00662BE9">
        <w:rPr>
          <w:b/>
          <w:bCs/>
          <w:sz w:val="28"/>
          <w:szCs w:val="28"/>
        </w:rPr>
        <w:t>Título:</w:t>
      </w:r>
      <w:r>
        <w:rPr>
          <w:b/>
          <w:bCs/>
          <w:sz w:val="28"/>
          <w:szCs w:val="28"/>
        </w:rPr>
        <w:t xml:space="preserve"> Q</w:t>
      </w:r>
      <w:r w:rsidRPr="00DE0452">
        <w:rPr>
          <w:b/>
          <w:bCs/>
          <w:sz w:val="28"/>
          <w:szCs w:val="28"/>
        </w:rPr>
        <w:t>uem aparece nas histórias que oferecemos às crianças?</w:t>
      </w:r>
    </w:p>
    <w:p w:rsidRPr="00113A41" w:rsidR="00113A41" w:rsidP="00113A41" w:rsidRDefault="00113A41" w14:paraId="5F36BE89" w14:textId="77777777">
      <w:r w:rsidRPr="00113A41">
        <w:rPr>
          <w:b/>
          <w:bCs/>
        </w:rPr>
        <w:t>A literatura indígena: conhecendo outros Brasis </w:t>
      </w:r>
      <w:r w:rsidRPr="00113A41">
        <w:t> </w:t>
      </w:r>
    </w:p>
    <w:p w:rsidRPr="00113A41" w:rsidR="00113A41" w:rsidP="00113A41" w:rsidRDefault="00113A41" w14:paraId="523870F9" w14:textId="77777777">
      <w:r w:rsidRPr="00113A41">
        <w:t xml:space="preserve">Quando falamos em representatividade, também falamos sobre quem tem suas histórias contadas, publicadas e reconhecidas. Neste vídeo, </w:t>
      </w:r>
      <w:r w:rsidRPr="008E02F0">
        <w:rPr>
          <w:b/>
          <w:bCs/>
        </w:rPr>
        <w:t>Julie </w:t>
      </w:r>
      <w:proofErr w:type="spellStart"/>
      <w:r w:rsidRPr="008E02F0">
        <w:rPr>
          <w:b/>
          <w:bCs/>
        </w:rPr>
        <w:t>Dorrico</w:t>
      </w:r>
      <w:proofErr w:type="spellEnd"/>
      <w:r w:rsidRPr="008E02F0">
        <w:rPr>
          <w:b/>
          <w:bCs/>
        </w:rPr>
        <w:t> nos convida a olhar para a literaturas e narrativas indígenas como um campo potente de produção de conhecimento, memória e imaginação, dilatando nossa percepção sobre os muitos Brasis que coexistem em um mesmo território</w:t>
      </w:r>
      <w:r w:rsidRPr="00113A41">
        <w:t>. </w:t>
      </w:r>
    </w:p>
    <w:p w:rsidRPr="00113A41" w:rsidR="00113A41" w:rsidP="00113A41" w:rsidRDefault="00113A41" w14:paraId="3A61C6B1" w14:textId="19D80B52">
      <w:r w:rsidRPr="00113A41">
        <w:t>Ao assistir, observe como a presença de diferentes vozes indígenas presentes na formação da autora favoreceu o reconhecimento de sua própria identidade. </w:t>
      </w:r>
    </w:p>
    <w:p w:rsidRPr="00113A41" w:rsidR="00113A41" w:rsidP="00113A41" w:rsidRDefault="00113A41" w14:paraId="54104AFE" w14:textId="77777777">
      <w:r w:rsidRPr="008E02F0">
        <w:rPr>
          <w:highlight w:val="green"/>
        </w:rPr>
        <w:t>[</w:t>
      </w:r>
      <w:proofErr w:type="spellStart"/>
      <w:r w:rsidRPr="008E02F0">
        <w:rPr>
          <w:highlight w:val="green"/>
        </w:rPr>
        <w:t>Embedar</w:t>
      </w:r>
      <w:proofErr w:type="spellEnd"/>
      <w:r w:rsidRPr="008E02F0">
        <w:rPr>
          <w:highlight w:val="green"/>
        </w:rPr>
        <w:t> vídeo]</w:t>
      </w:r>
      <w:r w:rsidRPr="00113A41">
        <w:t> </w:t>
      </w:r>
    </w:p>
    <w:p w:rsidRPr="00113A41" w:rsidR="00113A41" w:rsidP="00113A41" w:rsidRDefault="00113A41" w14:paraId="1019D22F" w14:textId="77777777">
      <w:hyperlink w:tgtFrame="_blank" w:history="1" r:id="rId21">
        <w:r w:rsidRPr="00113A41">
          <w:rPr>
            <w:rStyle w:val="Hyperlink"/>
          </w:rPr>
          <w:t>A literatura indígena: conhecendo outros brasis | Julie </w:t>
        </w:r>
        <w:proofErr w:type="spellStart"/>
        <w:r w:rsidRPr="00113A41">
          <w:rPr>
            <w:rStyle w:val="Hyperlink"/>
          </w:rPr>
          <w:t>Dorrico</w:t>
        </w:r>
        <w:proofErr w:type="spellEnd"/>
        <w:r w:rsidRPr="00113A41">
          <w:rPr>
            <w:rStyle w:val="Hyperlink"/>
          </w:rPr>
          <w:t> | </w:t>
        </w:r>
        <w:proofErr w:type="spellStart"/>
        <w:r w:rsidRPr="00113A41">
          <w:rPr>
            <w:rStyle w:val="Hyperlink"/>
          </w:rPr>
          <w:t>TEDxUnisinos</w:t>
        </w:r>
        <w:proofErr w:type="spellEnd"/>
      </w:hyperlink>
      <w:r w:rsidRPr="00113A41">
        <w:t> </w:t>
      </w:r>
    </w:p>
    <w:p w:rsidR="00113A41" w:rsidP="00113A41" w:rsidRDefault="00113A41" w14:paraId="49A11BBB" w14:textId="77777777">
      <w:r w:rsidRPr="0A6D9698" w:rsidR="2443FC0B">
        <w:rPr>
          <w:highlight w:val="green"/>
        </w:rPr>
        <w:t>[INSERIR BOX COM CRÉDITOS]</w:t>
      </w:r>
    </w:p>
    <w:p w:rsidR="00BC5F8F" w:rsidP="0A6D9698" w:rsidRDefault="00BC5F8F" w14:paraId="1CB611CE" w14:textId="3CE814F0">
      <w:pPr>
        <w:pStyle w:val="Normal"/>
        <w:suppressLineNumbers w:val="0"/>
        <w:bidi w:val="0"/>
        <w:spacing w:before="0" w:beforeAutospacing="off" w:after="160" w:afterAutospacing="off" w:line="278" w:lineRule="auto"/>
        <w:ind w:left="0" w:right="0"/>
        <w:jc w:val="left"/>
        <w:rPr>
          <w:b w:val="1"/>
          <w:bCs w:val="1"/>
        </w:rPr>
      </w:pPr>
      <w:r w:rsidRPr="0A6D9698" w:rsidR="758E5EEC">
        <w:rPr>
          <w:b w:val="1"/>
          <w:bCs w:val="1"/>
        </w:rPr>
        <w:t>&gt; FIM DA LIÇÃO 8</w:t>
      </w:r>
    </w:p>
    <w:p w:rsidR="00BC5F8F" w:rsidP="00113A41" w:rsidRDefault="00BC5F8F" w14:paraId="26D8EDFF" w14:textId="568FA485"/>
    <w:p w:rsidR="00BC5F8F" w:rsidP="00113A41" w:rsidRDefault="00BC5F8F" w14:paraId="094BD688" w14:textId="77777777"/>
    <w:p w:rsidR="00BC5F8F" w:rsidP="00BC5F8F" w:rsidRDefault="00BC5F8F" w14:paraId="416C2424" w14:textId="67B7874E">
      <w:pPr>
        <w:rPr>
          <w:b/>
          <w:bCs/>
          <w:sz w:val="32"/>
          <w:szCs w:val="32"/>
        </w:rPr>
      </w:pPr>
      <w:r w:rsidRPr="00987BE7">
        <w:rPr>
          <w:b/>
          <w:bCs/>
          <w:sz w:val="32"/>
          <w:szCs w:val="32"/>
        </w:rPr>
        <w:t>PARTE V – </w:t>
      </w:r>
      <w:r w:rsidRPr="00CE7950" w:rsidR="00CE7950">
        <w:rPr>
          <w:b/>
          <w:bCs/>
          <w:sz w:val="32"/>
          <w:szCs w:val="32"/>
        </w:rPr>
        <w:t>A PESSOA MEDIADORA DE LEITURA TAMBÉM É CUIDADORA?</w:t>
      </w:r>
    </w:p>
    <w:p w:rsidR="00BC5F8F" w:rsidP="00BC5F8F" w:rsidRDefault="00BC5F8F" w14:paraId="6CB361FA" w14:textId="77777777">
      <w:pPr>
        <w:rPr>
          <w:b/>
          <w:bCs/>
        </w:rPr>
      </w:pPr>
    </w:p>
    <w:p w:rsidRPr="00672C37" w:rsidR="00BC5F8F" w:rsidP="00BC5F8F" w:rsidRDefault="00BC5F8F" w14:paraId="38C2990D" w14:textId="743705D3">
      <w:pPr>
        <w:rPr>
          <w:b/>
          <w:bCs/>
          <w:sz w:val="32"/>
          <w:szCs w:val="32"/>
        </w:rPr>
      </w:pPr>
      <w:r w:rsidRPr="00672C37">
        <w:rPr>
          <w:b/>
          <w:bCs/>
          <w:sz w:val="32"/>
          <w:szCs w:val="32"/>
        </w:rPr>
        <w:t xml:space="preserve">[CARD LIÇÃO </w:t>
      </w:r>
      <w:r w:rsidR="00597B8C">
        <w:rPr>
          <w:b/>
          <w:bCs/>
          <w:sz w:val="32"/>
          <w:szCs w:val="32"/>
        </w:rPr>
        <w:t>9</w:t>
      </w:r>
      <w:r w:rsidRPr="00672C37">
        <w:rPr>
          <w:b/>
          <w:bCs/>
          <w:sz w:val="32"/>
          <w:szCs w:val="32"/>
        </w:rPr>
        <w:t xml:space="preserve">] </w:t>
      </w:r>
    </w:p>
    <w:p w:rsidRPr="00672C37" w:rsidR="00BC5F8F" w:rsidP="00BC5F8F" w:rsidRDefault="00BC5F8F" w14:paraId="1C764A7C" w14:textId="7165C760">
      <w:pPr>
        <w:rPr>
          <w:b/>
          <w:bCs/>
          <w:color w:val="EE0000"/>
          <w:sz w:val="32"/>
          <w:szCs w:val="32"/>
        </w:rPr>
      </w:pPr>
      <w:r w:rsidRPr="00672C37">
        <w:rPr>
          <w:b/>
          <w:bCs/>
          <w:sz w:val="32"/>
          <w:szCs w:val="32"/>
        </w:rPr>
        <w:t xml:space="preserve">Título: </w:t>
      </w:r>
      <w:r w:rsidR="00E62DF9">
        <w:rPr>
          <w:b/>
          <w:bCs/>
          <w:color w:val="EE0000"/>
          <w:sz w:val="32"/>
          <w:szCs w:val="32"/>
        </w:rPr>
        <w:t>Cuidando da Primeira Infância</w:t>
      </w:r>
    </w:p>
    <w:p w:rsidRPr="006679DE" w:rsidR="00BC5F8F" w:rsidP="00BC5F8F" w:rsidRDefault="00BC5F8F" w14:paraId="01144AD2" w14:textId="77777777">
      <w:pPr>
        <w:rPr>
          <w:b/>
          <w:bCs/>
          <w:sz w:val="28"/>
          <w:szCs w:val="28"/>
        </w:rPr>
      </w:pPr>
    </w:p>
    <w:p w:rsidR="00BC5F8F" w:rsidP="0A6D9698" w:rsidRDefault="00BC5F8F" w14:paraId="0287109E" w14:textId="71794E8E">
      <w:pPr>
        <w:pStyle w:val="Normal"/>
        <w:suppressLineNumbers w:val="0"/>
        <w:bidi w:val="0"/>
        <w:spacing w:before="0" w:beforeAutospacing="off" w:after="160" w:afterAutospacing="off" w:line="278" w:lineRule="auto"/>
        <w:ind w:left="0" w:right="0"/>
        <w:jc w:val="left"/>
        <w:rPr>
          <w:b w:val="1"/>
          <w:bCs w:val="1"/>
        </w:rPr>
      </w:pPr>
      <w:r w:rsidRPr="0A6D9698" w:rsidR="18D0899B">
        <w:rPr>
          <w:b w:val="1"/>
          <w:bCs w:val="1"/>
        </w:rPr>
        <w:t xml:space="preserve">&gt; </w:t>
      </w:r>
      <w:r w:rsidRPr="0A6D9698" w:rsidR="40950F7B">
        <w:rPr>
          <w:b w:val="1"/>
          <w:bCs w:val="1"/>
        </w:rPr>
        <w:t>INÍCIO DA</w:t>
      </w:r>
      <w:r w:rsidRPr="0A6D9698" w:rsidR="18D0899B">
        <w:rPr>
          <w:b w:val="1"/>
          <w:bCs w:val="1"/>
        </w:rPr>
        <w:t xml:space="preserve"> LIÇÃO </w:t>
      </w:r>
      <w:r w:rsidRPr="0A6D9698" w:rsidR="0C949CE9">
        <w:rPr>
          <w:b w:val="1"/>
          <w:bCs w:val="1"/>
        </w:rPr>
        <w:t>9</w:t>
      </w:r>
    </w:p>
    <w:p w:rsidRPr="00662BE9" w:rsidR="002A5783" w:rsidP="002A5783" w:rsidRDefault="002A5783" w14:paraId="721108F9" w14:textId="3F7EFF91">
      <w:pPr>
        <w:rPr>
          <w:b/>
          <w:bCs/>
          <w:sz w:val="28"/>
          <w:szCs w:val="28"/>
          <w:highlight w:val="lightGray"/>
        </w:rPr>
      </w:pPr>
      <w:r w:rsidRPr="00662BE9">
        <w:rPr>
          <w:b/>
          <w:bCs/>
          <w:sz w:val="28"/>
          <w:szCs w:val="28"/>
          <w:highlight w:val="lightGray"/>
        </w:rPr>
        <w:t xml:space="preserve">[LIÇÃO </w:t>
      </w:r>
      <w:r>
        <w:rPr>
          <w:b/>
          <w:bCs/>
          <w:sz w:val="28"/>
          <w:szCs w:val="28"/>
          <w:highlight w:val="lightGray"/>
        </w:rPr>
        <w:t>9</w:t>
      </w:r>
      <w:r w:rsidRPr="00662BE9">
        <w:rPr>
          <w:b/>
          <w:bCs/>
          <w:sz w:val="28"/>
          <w:szCs w:val="28"/>
          <w:highlight w:val="lightGray"/>
        </w:rPr>
        <w:t xml:space="preserve"> &gt; PÁGINA</w:t>
      </w:r>
      <w:r w:rsidRPr="00723775">
        <w:rPr>
          <w:b/>
          <w:bCs/>
          <w:sz w:val="28"/>
          <w:szCs w:val="28"/>
          <w:highlight w:val="lightGray"/>
        </w:rPr>
        <w:t xml:space="preserve"> </w:t>
      </w:r>
      <w:r>
        <w:rPr>
          <w:b/>
          <w:bCs/>
          <w:sz w:val="28"/>
          <w:szCs w:val="28"/>
          <w:highlight w:val="lightGray"/>
        </w:rPr>
        <w:t>1</w:t>
      </w:r>
      <w:r w:rsidRPr="00662BE9">
        <w:rPr>
          <w:b/>
          <w:bCs/>
          <w:sz w:val="28"/>
          <w:szCs w:val="28"/>
          <w:highlight w:val="lightGray"/>
        </w:rPr>
        <w:t xml:space="preserve">]  </w:t>
      </w:r>
    </w:p>
    <w:p w:rsidRPr="00D14D9B" w:rsidR="00AE34D2" w:rsidP="00E85DCD" w:rsidRDefault="00000000" w14:paraId="70EAE56B" w14:textId="289306BF">
      <w:r w:rsidRPr="629A6CA0" w:rsidR="00000000">
        <w:rPr>
          <w:b w:val="1"/>
          <w:bCs w:val="1"/>
          <w:sz w:val="28"/>
          <w:szCs w:val="28"/>
        </w:rPr>
        <w:t>Título:</w:t>
      </w:r>
      <w:r w:rsidRPr="629A6CA0" w:rsidR="00000000">
        <w:rPr>
          <w:b w:val="1"/>
          <w:bCs w:val="1"/>
          <w:sz w:val="28"/>
          <w:szCs w:val="28"/>
        </w:rPr>
        <w:t xml:space="preserve"> </w:t>
      </w:r>
      <w:ins w:author="Fernanda  Mendes" w:date="2026-08-04T15:04:15.001Z" w16du:dateUtc="2026-08-04T15:04:15.001Z" w:id="1826056689">
        <w:r w:rsidRPr="629A6CA0" w:rsidR="1DF622DD">
          <w:rPr>
            <w:b w:val="1"/>
            <w:bCs w:val="1"/>
            <w:sz w:val="28"/>
            <w:szCs w:val="28"/>
          </w:rPr>
          <w:t xml:space="preserve">As redes de cuidado na Primeira Infância </w:t>
        </w:r>
      </w:ins>
      <w:del w:author="Fernanda  Mendes" w:date="2026-08-04T15:03:56.981Z" w16du:dateUtc="2026-08-04T15:03:56.981Z" w:id="10191389">
        <w:r w:rsidRPr="629A6CA0" w:rsidDel="00000000">
          <w:rPr>
            <w:b w:val="1"/>
            <w:bCs w:val="1"/>
            <w:sz w:val="28"/>
            <w:szCs w:val="28"/>
          </w:rPr>
          <w:delText xml:space="preserve">O papel da pessoa mediadora de leitura nos cuidados com a </w:delText>
        </w:r>
        <w:r w:rsidRPr="629A6CA0" w:rsidDel="000C71C1">
          <w:rPr>
            <w:b w:val="1"/>
            <w:bCs w:val="1"/>
            <w:sz w:val="28"/>
            <w:szCs w:val="28"/>
          </w:rPr>
          <w:delText>Primeira Infância</w:delText>
        </w:r>
        <w:r w:rsidRPr="629A6CA0" w:rsidDel="00000000">
          <w:rPr>
            <w:b w:val="1"/>
            <w:bCs w:val="1"/>
            <w:sz w:val="28"/>
            <w:szCs w:val="28"/>
          </w:rPr>
          <w:delText> </w:delText>
        </w:r>
      </w:del>
    </w:p>
    <w:p w:rsidR="00CF668A" w:rsidP="00426D61" w:rsidRDefault="00CF668A" w14:paraId="566BBB79" w14:textId="6E6AD327">
      <w:r w:rsidRPr="00D01277">
        <w:rPr>
          <w:highlight w:val="red"/>
        </w:rPr>
        <w:t>[Buscando imagem]</w:t>
      </w:r>
    </w:p>
    <w:p w:rsidRPr="00426D61" w:rsidR="00426D61" w:rsidP="00426D61" w:rsidRDefault="00426D61" w14:paraId="3FFA6710" w14:textId="4C02361D">
      <w:r w:rsidR="1638ED1C">
        <w:rPr/>
        <w:t>Mães, pais, avós, tios e outros familiares ocupam o lugar central de pessoas cuidadoras na vida das crianças, pois são diretamente responsáveis por </w:t>
      </w:r>
      <w:r w:rsidR="06A220B8">
        <w:rPr/>
        <w:t xml:space="preserve">atender às suas necessidades básicas e </w:t>
      </w:r>
      <w:r w:rsidR="1638ED1C">
        <w:rPr/>
        <w:t>oferecer proteção, orientação, suporte físico e emocional, criando condições para que crianças possam crescer e se desenvolver. </w:t>
      </w:r>
    </w:p>
    <w:p w:rsidRPr="00426D61" w:rsidR="00426D61" w:rsidP="00426D61" w:rsidRDefault="00426D61" w14:paraId="0450ADE1" w14:textId="77777777">
      <w:r w:rsidRPr="004E3365">
        <w:t>Mas o cuidado não acontece de forma isolada</w:t>
      </w:r>
      <w:r w:rsidRPr="00426D61">
        <w:t>. </w:t>
      </w:r>
      <w:r w:rsidRPr="004E3365">
        <w:rPr>
          <w:b/>
          <w:bCs/>
        </w:rPr>
        <w:t>Bebês e crianças pequenas estão envolvidas em redes formadas por famílias, comunidades, serviços públicos, espaços culturais e pessoas que, em diferentes momentos, constroem espaços de acolhimento, convivência e pertencimento</w:t>
      </w:r>
      <w:r w:rsidRPr="00426D61">
        <w:t>. </w:t>
      </w:r>
    </w:p>
    <w:p w:rsidRPr="00426D61" w:rsidR="00426D61" w:rsidP="00426D61" w:rsidRDefault="00426D61" w14:paraId="262B34C8" w14:textId="77777777">
      <w:r w:rsidRPr="00426D61">
        <w:t>É nesse sentido que colocamos a seguinte questão: </w:t>
      </w:r>
      <w:r w:rsidRPr="00426D61">
        <w:rPr>
          <w:i/>
          <w:iCs/>
        </w:rPr>
        <w:t>a pessoa mediadora de leitura também é cuidadora?</w:t>
      </w:r>
      <w:r w:rsidRPr="00426D61">
        <w:t> </w:t>
      </w:r>
    </w:p>
    <w:p w:rsidR="000D5E67" w:rsidP="00426D61" w:rsidRDefault="000D5E67" w14:paraId="2F15666F" w14:textId="77777777"/>
    <w:p w:rsidRPr="00662BE9" w:rsidR="000D5E67" w:rsidP="000D5E67" w:rsidRDefault="000D5E67" w14:paraId="20EFBD12" w14:textId="4C31FA0D">
      <w:pPr>
        <w:rPr>
          <w:b/>
          <w:bCs/>
          <w:sz w:val="28"/>
          <w:szCs w:val="28"/>
          <w:highlight w:val="lightGray"/>
        </w:rPr>
      </w:pPr>
      <w:r w:rsidRPr="00662BE9">
        <w:rPr>
          <w:b/>
          <w:bCs/>
          <w:sz w:val="28"/>
          <w:szCs w:val="28"/>
          <w:highlight w:val="lightGray"/>
        </w:rPr>
        <w:t xml:space="preserve">[LIÇÃO </w:t>
      </w:r>
      <w:r>
        <w:rPr>
          <w:b/>
          <w:bCs/>
          <w:sz w:val="28"/>
          <w:szCs w:val="28"/>
          <w:highlight w:val="lightGray"/>
        </w:rPr>
        <w:t>9</w:t>
      </w:r>
      <w:r w:rsidRPr="00662BE9">
        <w:rPr>
          <w:b/>
          <w:bCs/>
          <w:sz w:val="28"/>
          <w:szCs w:val="28"/>
          <w:highlight w:val="lightGray"/>
        </w:rPr>
        <w:t xml:space="preserve"> &gt; PÁGINA</w:t>
      </w:r>
      <w:r w:rsidRPr="00723775">
        <w:rPr>
          <w:b/>
          <w:bCs/>
          <w:sz w:val="28"/>
          <w:szCs w:val="28"/>
          <w:highlight w:val="lightGray"/>
        </w:rPr>
        <w:t xml:space="preserve"> </w:t>
      </w:r>
      <w:r>
        <w:rPr>
          <w:b/>
          <w:bCs/>
          <w:sz w:val="28"/>
          <w:szCs w:val="28"/>
          <w:highlight w:val="lightGray"/>
        </w:rPr>
        <w:t>2</w:t>
      </w:r>
      <w:r w:rsidRPr="00662BE9">
        <w:rPr>
          <w:b/>
          <w:bCs/>
          <w:sz w:val="28"/>
          <w:szCs w:val="28"/>
          <w:highlight w:val="lightGray"/>
        </w:rPr>
        <w:t xml:space="preserve">]  </w:t>
      </w:r>
    </w:p>
    <w:p w:rsidRPr="00D14D9B" w:rsidR="00AE34D2" w:rsidP="00525C32" w:rsidRDefault="00000000" w14:paraId="1511ADAB" w14:textId="35B9CC39">
      <w:r w:rsidRPr="629A6CA0" w:rsidR="00000000">
        <w:rPr>
          <w:b w:val="1"/>
          <w:bCs w:val="1"/>
          <w:sz w:val="28"/>
          <w:szCs w:val="28"/>
        </w:rPr>
        <w:t>Título:</w:t>
      </w:r>
      <w:r w:rsidRPr="629A6CA0" w:rsidR="00000000">
        <w:rPr>
          <w:b w:val="1"/>
          <w:bCs w:val="1"/>
          <w:sz w:val="28"/>
          <w:szCs w:val="28"/>
        </w:rPr>
        <w:t xml:space="preserve"> </w:t>
      </w:r>
      <w:ins w:author="Fernanda  Mendes" w:date="2026-08-04T15:04:49.95Z" w16du:dateUtc="2026-08-04T15:04:49.95Z" w:id="1644079417">
        <w:r w:rsidRPr="629A6CA0" w:rsidR="7893D793">
          <w:rPr>
            <w:b w:val="1"/>
            <w:bCs w:val="1"/>
            <w:sz w:val="28"/>
            <w:szCs w:val="28"/>
          </w:rPr>
          <w:t xml:space="preserve">O lugar de mediadores e mediadoras de leitura nessa rede </w:t>
        </w:r>
      </w:ins>
      <w:del w:author="Fernanda  Mendes" w:date="2026-08-04T15:04:23.237Z" w16du:dateUtc="2026-08-04T15:04:23.237Z" w:id="1259203595">
        <w:r w:rsidRPr="629A6CA0" w:rsidDel="00000000">
          <w:rPr>
            <w:b w:val="1"/>
            <w:bCs w:val="1"/>
            <w:sz w:val="28"/>
            <w:szCs w:val="28"/>
          </w:rPr>
          <w:delText xml:space="preserve">O papel da pessoa mediadora de leitura nos cuidados com a </w:delText>
        </w:r>
        <w:r w:rsidRPr="629A6CA0" w:rsidDel="002578F6">
          <w:rPr>
            <w:b w:val="1"/>
            <w:bCs w:val="1"/>
            <w:sz w:val="28"/>
            <w:szCs w:val="28"/>
          </w:rPr>
          <w:delText>Primeira Infância</w:delText>
        </w:r>
        <w:r w:rsidRPr="629A6CA0" w:rsidDel="00000000">
          <w:rPr>
            <w:b w:val="1"/>
            <w:bCs w:val="1"/>
            <w:sz w:val="28"/>
            <w:szCs w:val="28"/>
          </w:rPr>
          <w:delText> </w:delText>
        </w:r>
      </w:del>
    </w:p>
    <w:p w:rsidR="00D01277" w:rsidP="00426D61" w:rsidRDefault="00D01277" w14:paraId="5F24B24A" w14:textId="22A468D7">
      <w:r w:rsidRPr="00D01277">
        <w:rPr>
          <w:highlight w:val="red"/>
        </w:rPr>
        <w:t>[Buscando imagem]</w:t>
      </w:r>
    </w:p>
    <w:p w:rsidRPr="00426D61" w:rsidR="00426D61" w:rsidP="00426D61" w:rsidRDefault="00426D61" w14:paraId="62949E4B" w14:textId="02C51E36">
      <w:r w:rsidRPr="00426D61">
        <w:t>O cuidado exercido pelo mediador ou mediadora não substitui os cuidados familiares ou especializados, mas acontece por meio da criação de experiências culturais e oportunidades de encontro. </w:t>
      </w:r>
      <w:r w:rsidRPr="00A16CF9">
        <w:rPr>
          <w:b/>
          <w:bCs/>
        </w:rPr>
        <w:t>A pessoa mediadora cuida ao preparar um espaço em que bebês possam explorar com segurança, acolher uma família sem julgamentos, convidar diferentes pessoas para participarem dos momentos de leitura e reconhecer que cada família se organiza de maneiras diversas, evitando reproduzir expectativas ou modelos únicos</w:t>
      </w:r>
      <w:r w:rsidRPr="00426D61">
        <w:t>. </w:t>
      </w:r>
    </w:p>
    <w:p w:rsidR="00426D61" w:rsidP="00426D61" w:rsidRDefault="00426D61" w14:paraId="7A898194" w14:textId="77777777">
      <w:r w:rsidR="1638ED1C">
        <w:rPr/>
        <w:t>Por fim, reconhecer-se como cuidador ou cuidadora em práticas de mediação não significa assumir mais responsabilidades, mas compreender que a leitura também pode ser uma forma de presença, vínculo e cuidado. </w:t>
      </w:r>
    </w:p>
    <w:p w:rsidR="00BE0C73" w:rsidP="0A6D9698" w:rsidRDefault="00BE0C73" w14:paraId="2BAFDFBD" w14:textId="2BCC160A">
      <w:pPr>
        <w:pStyle w:val="Normal"/>
        <w:suppressLineNumbers w:val="0"/>
        <w:bidi w:val="0"/>
        <w:spacing w:before="0" w:beforeAutospacing="off" w:after="160" w:afterAutospacing="off" w:line="278" w:lineRule="auto"/>
        <w:ind w:left="0" w:right="0"/>
        <w:jc w:val="left"/>
        <w:rPr>
          <w:b w:val="1"/>
          <w:bCs w:val="1"/>
        </w:rPr>
      </w:pPr>
      <w:r w:rsidRPr="0A6D9698" w:rsidR="230286A8">
        <w:rPr>
          <w:b w:val="1"/>
          <w:bCs w:val="1"/>
        </w:rPr>
        <w:t>&gt; FIM DA LIÇÃO 9</w:t>
      </w:r>
    </w:p>
    <w:p w:rsidR="00BE0C73" w:rsidP="00426D61" w:rsidRDefault="00BE0C73" w14:paraId="1AAC7ACE" w14:textId="77777777"/>
    <w:p w:rsidR="0A6D9698" w:rsidRDefault="0A6D9698" w14:paraId="4B73AFA8" w14:textId="4C5FC5B6"/>
    <w:p w:rsidRPr="00361E36" w:rsidR="00BE0C73" w:rsidP="00BE0C73" w:rsidRDefault="00BE0C73" w14:paraId="525CF36D" w14:textId="1659D3EB">
      <w:pPr>
        <w:rPr>
          <w:b/>
          <w:bCs/>
          <w:sz w:val="32"/>
          <w:szCs w:val="32"/>
        </w:rPr>
      </w:pPr>
      <w:r w:rsidRPr="0A6D9698" w:rsidR="6703C1E0">
        <w:rPr>
          <w:b w:val="1"/>
          <w:bCs w:val="1"/>
          <w:sz w:val="32"/>
          <w:szCs w:val="32"/>
        </w:rPr>
        <w:t xml:space="preserve">[CARD ATIVIDADE </w:t>
      </w:r>
      <w:r w:rsidRPr="0A6D9698" w:rsidR="6703C1E0">
        <w:rPr>
          <w:b w:val="1"/>
          <w:bCs w:val="1"/>
          <w:sz w:val="32"/>
          <w:szCs w:val="32"/>
        </w:rPr>
        <w:t>3</w:t>
      </w:r>
      <w:r w:rsidRPr="0A6D9698" w:rsidR="6703C1E0">
        <w:rPr>
          <w:b w:val="1"/>
          <w:bCs w:val="1"/>
          <w:sz w:val="32"/>
          <w:szCs w:val="32"/>
        </w:rPr>
        <w:t xml:space="preserve">] </w:t>
      </w:r>
    </w:p>
    <w:p w:rsidR="0A6D9698" w:rsidP="0A6D9698" w:rsidRDefault="0A6D9698" w14:paraId="22E40647" w14:textId="53D4AAF1">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Colocando em Prática</w:t>
      </w:r>
    </w:p>
    <w:p w:rsidR="00BE0C73" w:rsidP="00BE0C73" w:rsidRDefault="00BE0C73" w14:paraId="62F662A1" w14:textId="77777777">
      <w:pPr>
        <w:rPr>
          <w:b/>
          <w:bCs/>
        </w:rPr>
      </w:pPr>
    </w:p>
    <w:p w:rsidRPr="00361E36" w:rsidR="00BE0C73" w:rsidP="0A6D9698" w:rsidRDefault="00BE0C73" w14:paraId="2132B872" w14:textId="7D818A4D">
      <w:pPr>
        <w:pStyle w:val="Normal"/>
        <w:suppressLineNumbers w:val="0"/>
        <w:bidi w:val="0"/>
        <w:spacing w:before="0" w:beforeAutospacing="off" w:after="160" w:afterAutospacing="off" w:line="278" w:lineRule="auto"/>
        <w:ind w:left="0" w:right="0"/>
        <w:jc w:val="left"/>
        <w:rPr>
          <w:b w:val="1"/>
          <w:bCs w:val="1"/>
        </w:rPr>
      </w:pPr>
      <w:r w:rsidRPr="0A6D9698" w:rsidR="6703C1E0">
        <w:rPr>
          <w:b w:val="1"/>
          <w:bCs w:val="1"/>
        </w:rPr>
        <w:t xml:space="preserve">&gt; INÍCIO </w:t>
      </w:r>
      <w:r w:rsidRPr="0A6D9698" w:rsidR="2A42106F">
        <w:rPr>
          <w:b w:val="1"/>
          <w:bCs w:val="1"/>
        </w:rPr>
        <w:t>DA</w:t>
      </w:r>
      <w:r w:rsidRPr="0A6D9698" w:rsidR="6703C1E0">
        <w:rPr>
          <w:b w:val="1"/>
          <w:bCs w:val="1"/>
        </w:rPr>
        <w:t xml:space="preserve"> ATIVIDADE </w:t>
      </w:r>
      <w:r w:rsidRPr="0A6D9698" w:rsidR="50A7FD52">
        <w:rPr>
          <w:b w:val="1"/>
          <w:bCs w:val="1"/>
        </w:rPr>
        <w:t>3</w:t>
      </w:r>
      <w:r w:rsidR="6703C1E0">
        <w:rPr/>
        <w:t xml:space="preserve"> </w:t>
      </w:r>
    </w:p>
    <w:p w:rsidRPr="00E44123" w:rsidR="00BE0C73" w:rsidP="00BE0C73" w:rsidRDefault="00BE0C73" w14:paraId="31DAADDB" w14:textId="54A79CF9">
      <w:pPr>
        <w:rPr>
          <w:sz w:val="28"/>
          <w:szCs w:val="28"/>
        </w:rPr>
      </w:pPr>
      <w:r w:rsidRPr="00E44123">
        <w:rPr>
          <w:b/>
          <w:bCs/>
          <w:sz w:val="28"/>
          <w:szCs w:val="28"/>
          <w:highlight w:val="lightGray"/>
        </w:rPr>
        <w:t xml:space="preserve">[CARD ATIVIDADE </w:t>
      </w:r>
      <w:r w:rsidR="00B65912">
        <w:rPr>
          <w:b/>
          <w:bCs/>
          <w:sz w:val="28"/>
          <w:szCs w:val="28"/>
          <w:highlight w:val="lightGray"/>
        </w:rPr>
        <w:t>3</w:t>
      </w:r>
      <w:r w:rsidRPr="00E44123">
        <w:rPr>
          <w:b/>
          <w:bCs/>
          <w:sz w:val="28"/>
          <w:szCs w:val="28"/>
          <w:highlight w:val="lightGray"/>
        </w:rPr>
        <w:t xml:space="preserve"> &gt; PÁGINA ÚNICA]</w:t>
      </w:r>
      <w:r>
        <w:rPr>
          <w:b/>
          <w:bCs/>
          <w:sz w:val="28"/>
          <w:szCs w:val="28"/>
        </w:rPr>
        <w:t xml:space="preserve"> </w:t>
      </w:r>
    </w:p>
    <w:p w:rsidR="00BE0C73" w:rsidP="00BE0C73" w:rsidRDefault="00BE0C73" w14:paraId="2D4C6621" w14:textId="7244C07D">
      <w:pPr>
        <w:rPr>
          <w:b/>
          <w:bCs/>
          <w:sz w:val="28"/>
          <w:szCs w:val="28"/>
        </w:rPr>
      </w:pPr>
      <w:r w:rsidRPr="00E44123">
        <w:rPr>
          <w:b/>
          <w:bCs/>
          <w:sz w:val="28"/>
          <w:szCs w:val="28"/>
        </w:rPr>
        <w:t xml:space="preserve">Título: </w:t>
      </w:r>
      <w:r w:rsidR="0084558A">
        <w:rPr>
          <w:b/>
          <w:bCs/>
          <w:sz w:val="28"/>
          <w:szCs w:val="28"/>
        </w:rPr>
        <w:t xml:space="preserve">Refletindo sobre o cuidado </w:t>
      </w:r>
      <w:r w:rsidR="006B1124">
        <w:rPr>
          <w:b/>
          <w:bCs/>
          <w:sz w:val="28"/>
          <w:szCs w:val="28"/>
        </w:rPr>
        <w:t>com as pessoas mediador</w:t>
      </w:r>
      <w:r w:rsidR="00D36876">
        <w:rPr>
          <w:b/>
          <w:bCs/>
          <w:sz w:val="28"/>
          <w:szCs w:val="28"/>
        </w:rPr>
        <w:t>as de leitura</w:t>
      </w:r>
    </w:p>
    <w:p w:rsidRPr="00BD1FC2" w:rsidR="00BD1FC2" w:rsidP="00BD1FC2" w:rsidRDefault="00BD1FC2" w14:paraId="22990F15" w14:textId="7DC735E3">
      <w:r w:rsidR="5E44F73D">
        <w:rPr/>
        <w:t xml:space="preserve">Leia cada situação e escolha a </w:t>
      </w:r>
      <w:r w:rsidR="363BED96">
        <w:rPr/>
        <w:t>categoria</w:t>
      </w:r>
      <w:r w:rsidR="5E44F73D">
        <w:rPr/>
        <w:t xml:space="preserve"> que mais se aproxima da atuação da pessoa mediadora. </w:t>
      </w:r>
    </w:p>
    <w:p w:rsidRPr="00BD1FC2" w:rsidR="00BD1FC2" w:rsidP="00BD1FC2" w:rsidRDefault="00BD1FC2" w14:paraId="64E45252" w14:textId="77777777">
      <w:r w:rsidRPr="00BD1FC2">
        <w:t>Categorias: </w:t>
      </w:r>
    </w:p>
    <w:p w:rsidRPr="00BD1FC2" w:rsidR="00BD1FC2" w:rsidP="00BD1FC2" w:rsidRDefault="00BD1FC2" w14:paraId="26370EC0" w14:textId="77777777">
      <w:pPr>
        <w:numPr>
          <w:ilvl w:val="0"/>
          <w:numId w:val="21"/>
        </w:numPr>
      </w:pPr>
      <w:r w:rsidRPr="00BD1FC2">
        <w:rPr>
          <w:b/>
          <w:bCs/>
        </w:rPr>
        <w:t>Fortalece o cuidado:</w:t>
      </w:r>
      <w:r w:rsidRPr="00BD1FC2">
        <w:t> ações que acolhem, respeitam diferentes formas de participação e contribuem para o bem-estar e os vínculos entre crianças e pessoas cuidadoras. </w:t>
      </w:r>
    </w:p>
    <w:p w:rsidRPr="00BD1FC2" w:rsidR="00BD1FC2" w:rsidP="00BD1FC2" w:rsidRDefault="00BD1FC2" w14:paraId="293D9200" w14:textId="77777777">
      <w:pPr>
        <w:numPr>
          <w:ilvl w:val="0"/>
          <w:numId w:val="22"/>
        </w:numPr>
      </w:pPr>
      <w:r w:rsidRPr="00BD1FC2">
        <w:rPr>
          <w:b/>
          <w:bCs/>
        </w:rPr>
        <w:t>Exige atenção aos limites:</w:t>
      </w:r>
      <w:r w:rsidRPr="00BD1FC2">
        <w:t> situações em que é importante reconhecer até onde vai o papel da pessoa mediadora e evitar assumir responsabilidades sozinho(a). </w:t>
      </w:r>
    </w:p>
    <w:p w:rsidRPr="00BD1FC2" w:rsidR="00BD1FC2" w:rsidP="00BD1FC2" w:rsidRDefault="00BD1FC2" w14:paraId="3A16D0F5" w14:textId="77777777">
      <w:pPr>
        <w:numPr>
          <w:ilvl w:val="0"/>
          <w:numId w:val="23"/>
        </w:numPr>
      </w:pPr>
      <w:r w:rsidRPr="00BD1FC2">
        <w:rPr>
          <w:b/>
          <w:bCs/>
        </w:rPr>
        <w:t>Pode ser compartilhado com o coletivo:</w:t>
      </w:r>
      <w:r w:rsidRPr="00BD1FC2">
        <w:t> ações que podem ser construídas em rede, envolvendo outras pessoas, saberes e apoios da comunidade. </w:t>
      </w:r>
    </w:p>
    <w:p w:rsidRPr="00BD1FC2" w:rsidR="00BD1FC2" w:rsidP="00BD1FC2" w:rsidRDefault="00BD1FC2" w14:paraId="185B215F" w14:textId="77777777">
      <w:r w:rsidRPr="00BD1FC2">
        <w:t>Situações: </w:t>
      </w:r>
    </w:p>
    <w:p w:rsidRPr="00BD1FC2" w:rsidR="00BD1FC2" w:rsidP="00BD1FC2" w:rsidRDefault="00BD1FC2" w14:paraId="7B1BEF3B" w14:textId="77777777">
      <w:pPr>
        <w:numPr>
          <w:ilvl w:val="0"/>
          <w:numId w:val="24"/>
        </w:numPr>
      </w:pPr>
      <w:r w:rsidRPr="00BD1FC2">
        <w:t>Durante a roda, um bebê se afasta dos livros e começa a explorar o espaço. Em vez de insistir, observo seus movimentos e mantenho o ambiente seguro para que participe do seu jeito. </w:t>
      </w:r>
    </w:p>
    <w:p w:rsidRPr="00BD1FC2" w:rsidR="00BD1FC2" w:rsidP="00BD1FC2" w:rsidRDefault="00BD1FC2" w14:paraId="79B5B3B3" w14:textId="3580907D">
      <w:r>
        <w:rPr>
          <w:b/>
          <w:bCs/>
        </w:rPr>
        <w:t xml:space="preserve">Resposta: </w:t>
      </w:r>
      <w:r w:rsidRPr="00BD1FC2">
        <w:rPr>
          <w:b/>
          <w:bCs/>
        </w:rPr>
        <w:t>Fortalece o cuidado</w:t>
      </w:r>
      <w:r w:rsidRPr="00BD1FC2">
        <w:t> </w:t>
      </w:r>
    </w:p>
    <w:p w:rsidRPr="00BD1FC2" w:rsidR="00BD1FC2" w:rsidP="00BD1FC2" w:rsidRDefault="00BD1FC2" w14:paraId="4ABBD13D" w14:textId="77777777">
      <w:pPr>
        <w:numPr>
          <w:ilvl w:val="0"/>
          <w:numId w:val="25"/>
        </w:numPr>
      </w:pPr>
      <w:r w:rsidRPr="00BD1FC2">
        <w:t>Uma pessoa cuidadora comenta que está cansada e que tem tido dificuldade para encontrar tempo para si. Aproveito o momento para escutar e acolher sem julgar. </w:t>
      </w:r>
    </w:p>
    <w:p w:rsidRPr="00BD1FC2" w:rsidR="00BD1FC2" w:rsidP="00BD1FC2" w:rsidRDefault="00BD1FC2" w14:paraId="2256EAB4" w14:textId="4DD6BB82">
      <w:r>
        <w:rPr>
          <w:b/>
          <w:bCs/>
        </w:rPr>
        <w:t xml:space="preserve">Resposta: </w:t>
      </w:r>
      <w:r w:rsidRPr="00BD1FC2">
        <w:rPr>
          <w:b/>
          <w:bCs/>
        </w:rPr>
        <w:t>Fortalece o cuidado</w:t>
      </w:r>
      <w:r w:rsidRPr="00BD1FC2">
        <w:t> </w:t>
      </w:r>
    </w:p>
    <w:p w:rsidRPr="00BD1FC2" w:rsidR="00BD1FC2" w:rsidP="00BD1FC2" w:rsidRDefault="00BD1FC2" w14:paraId="7B76B130" w14:textId="77777777">
      <w:pPr>
        <w:numPr>
          <w:ilvl w:val="0"/>
          <w:numId w:val="26"/>
        </w:numPr>
      </w:pPr>
      <w:r w:rsidRPr="00BD1FC2">
        <w:t>Uma família relata uma preocupação que ultrapassa o que consigo apoiar na biblioteca. Tento resolver tudo sozinho(a), porque acredito que acolher significa dar conta da situação. </w:t>
      </w:r>
    </w:p>
    <w:p w:rsidRPr="00BD1FC2" w:rsidR="00BD1FC2" w:rsidP="00BD1FC2" w:rsidRDefault="00BD1FC2" w14:paraId="13786850" w14:textId="41E45B98">
      <w:r>
        <w:rPr>
          <w:b/>
          <w:bCs/>
        </w:rPr>
        <w:t xml:space="preserve">Resposta: </w:t>
      </w:r>
      <w:r w:rsidRPr="00BD1FC2">
        <w:rPr>
          <w:b/>
          <w:bCs/>
        </w:rPr>
        <w:t>Exige atenção aos limites</w:t>
      </w:r>
      <w:r w:rsidRPr="00BD1FC2">
        <w:t> </w:t>
      </w:r>
    </w:p>
    <w:p w:rsidRPr="00BD1FC2" w:rsidR="00BD1FC2" w:rsidP="00BD1FC2" w:rsidRDefault="00BD1FC2" w14:paraId="0D4691DE" w14:textId="77777777">
      <w:pPr>
        <w:numPr>
          <w:ilvl w:val="0"/>
          <w:numId w:val="27"/>
        </w:numPr>
      </w:pPr>
      <w:r w:rsidRPr="00BD1FC2">
        <w:t>Durante uma atividade, percebo que apenas as mães estão participando e passo a convidar também pais, avós, irmãos e outras pessoas cuidadoras presentes. </w:t>
      </w:r>
    </w:p>
    <w:p w:rsidRPr="00BD1FC2" w:rsidR="00BD1FC2" w:rsidP="00BD1FC2" w:rsidRDefault="002E5576" w14:paraId="6756AC17" w14:textId="55E2785F">
      <w:r>
        <w:rPr>
          <w:b/>
          <w:bCs/>
        </w:rPr>
        <w:t xml:space="preserve">Resposta: </w:t>
      </w:r>
      <w:r w:rsidRPr="00BD1FC2" w:rsidR="00BD1FC2">
        <w:rPr>
          <w:b/>
          <w:bCs/>
        </w:rPr>
        <w:t>Fortalece o cuidado</w:t>
      </w:r>
      <w:r w:rsidRPr="00BD1FC2" w:rsidR="00BD1FC2">
        <w:t> </w:t>
      </w:r>
    </w:p>
    <w:p w:rsidRPr="00BD1FC2" w:rsidR="00BD1FC2" w:rsidP="00BD1FC2" w:rsidRDefault="00BD1FC2" w14:paraId="0314E246" w14:textId="77777777">
      <w:pPr>
        <w:numPr>
          <w:ilvl w:val="0"/>
          <w:numId w:val="28"/>
        </w:numPr>
      </w:pPr>
      <w:r w:rsidRPr="00BD1FC2">
        <w:t>Uma criança chora durante a leitura. Em vez de interpretar rapidamente como “falta de limite” ou responsabilizar alguém, procuro compreender o contexto e acolher o momento. </w:t>
      </w:r>
    </w:p>
    <w:p w:rsidRPr="00BD1FC2" w:rsidR="00BD1FC2" w:rsidP="00BD1FC2" w:rsidRDefault="002E5576" w14:paraId="53394AD4" w14:textId="6C30B431">
      <w:r>
        <w:rPr>
          <w:b/>
          <w:bCs/>
        </w:rPr>
        <w:t xml:space="preserve">Resposta: </w:t>
      </w:r>
      <w:r w:rsidRPr="00BD1FC2" w:rsidR="00BD1FC2">
        <w:rPr>
          <w:b/>
          <w:bCs/>
        </w:rPr>
        <w:t>Fortalece o cuidado</w:t>
      </w:r>
      <w:r w:rsidRPr="00BD1FC2" w:rsidR="00BD1FC2">
        <w:t> </w:t>
      </w:r>
    </w:p>
    <w:p w:rsidRPr="00BD1FC2" w:rsidR="00BD1FC2" w:rsidP="00BD1FC2" w:rsidRDefault="00BD1FC2" w14:paraId="57F89815" w14:textId="77777777">
      <w:pPr>
        <w:numPr>
          <w:ilvl w:val="0"/>
          <w:numId w:val="29"/>
        </w:numPr>
      </w:pPr>
      <w:r w:rsidRPr="00BD1FC2">
        <w:t>A biblioteca organiza rodas em que pessoas mediadoras trocam experiências e pensam juntas estratégias para acolher crianças e famílias. </w:t>
      </w:r>
    </w:p>
    <w:p w:rsidRPr="00BD1FC2" w:rsidR="00BD1FC2" w:rsidP="00BD1FC2" w:rsidRDefault="002E5576" w14:paraId="76EF5224" w14:textId="237DBA48">
      <w:r>
        <w:rPr>
          <w:b/>
          <w:bCs/>
        </w:rPr>
        <w:t xml:space="preserve">Resposta: </w:t>
      </w:r>
      <w:r w:rsidRPr="00BD1FC2" w:rsidR="00BD1FC2">
        <w:rPr>
          <w:b/>
          <w:bCs/>
        </w:rPr>
        <w:t>Pode ser compartilhado com o coletivo</w:t>
      </w:r>
      <w:r w:rsidRPr="00BD1FC2" w:rsidR="00BD1FC2">
        <w:t> </w:t>
      </w:r>
    </w:p>
    <w:p w:rsidRPr="00BD1FC2" w:rsidR="00BD1FC2" w:rsidP="00BD1FC2" w:rsidRDefault="00BD1FC2" w14:paraId="562F1A39" w14:textId="77777777">
      <w:pPr>
        <w:numPr>
          <w:ilvl w:val="0"/>
          <w:numId w:val="30"/>
        </w:numPr>
      </w:pPr>
      <w:r w:rsidRPr="00BD1FC2">
        <w:t>Uma pessoa cuidadora pergunta sobre espaços e atividades do território para frequentar com a criança e construímos juntos possibilidades e conexões. </w:t>
      </w:r>
    </w:p>
    <w:p w:rsidRPr="00BD1FC2" w:rsidR="00BD1FC2" w:rsidP="00BD1FC2" w:rsidRDefault="002E5576" w14:paraId="680DF351" w14:textId="29602703">
      <w:r>
        <w:rPr>
          <w:b/>
          <w:bCs/>
        </w:rPr>
        <w:t xml:space="preserve">Resposta: </w:t>
      </w:r>
      <w:r w:rsidRPr="00BD1FC2" w:rsidR="00BD1FC2">
        <w:rPr>
          <w:b/>
          <w:bCs/>
        </w:rPr>
        <w:t>Pode ser compartilhado com o coletivo</w:t>
      </w:r>
      <w:r w:rsidRPr="00BD1FC2" w:rsidR="00BD1FC2">
        <w:t> </w:t>
      </w:r>
    </w:p>
    <w:p w:rsidRPr="00BD1FC2" w:rsidR="00BD1FC2" w:rsidP="00BD1FC2" w:rsidRDefault="00BD1FC2" w14:paraId="7A3C58DE" w14:textId="77777777">
      <w:pPr>
        <w:numPr>
          <w:ilvl w:val="0"/>
          <w:numId w:val="31"/>
        </w:numPr>
      </w:pPr>
      <w:r w:rsidRPr="00BD1FC2">
        <w:t>Percebo que estou assumindo sozinho(a) toda a preparação das atividades e convido outras pessoas da comunidade para participar da organização. </w:t>
      </w:r>
    </w:p>
    <w:p w:rsidR="00BD1FC2" w:rsidP="00BD1FC2" w:rsidRDefault="002E5576" w14:paraId="782A32CF" w14:textId="68C5632C">
      <w:r w:rsidRPr="0A6D9698" w:rsidR="15E71CDD">
        <w:rPr>
          <w:b w:val="1"/>
          <w:bCs w:val="1"/>
        </w:rPr>
        <w:t xml:space="preserve">Resposta: </w:t>
      </w:r>
      <w:r w:rsidRPr="0A6D9698" w:rsidR="5E44F73D">
        <w:rPr>
          <w:b w:val="1"/>
          <w:bCs w:val="1"/>
        </w:rPr>
        <w:t>Pode ser compartilhado com o coletivo</w:t>
      </w:r>
      <w:r w:rsidR="5E44F73D">
        <w:rPr/>
        <w:t> </w:t>
      </w:r>
    </w:p>
    <w:p w:rsidR="00E56D1B" w:rsidP="0A6D9698" w:rsidRDefault="00E56D1B" w14:paraId="5BEF890F" w14:textId="7A5821D5">
      <w:pPr>
        <w:pStyle w:val="Normal"/>
        <w:suppressLineNumbers w:val="0"/>
        <w:bidi w:val="0"/>
        <w:spacing w:before="0" w:beforeAutospacing="off" w:after="160" w:afterAutospacing="off" w:line="278" w:lineRule="auto"/>
        <w:ind w:left="0" w:right="0"/>
        <w:jc w:val="left"/>
      </w:pPr>
      <w:r w:rsidRPr="0A6D9698" w:rsidR="7E141DB3">
        <w:rPr>
          <w:b w:val="1"/>
          <w:bCs w:val="1"/>
        </w:rPr>
        <w:t>&gt; FIM DA ATIVIDADE 3</w:t>
      </w:r>
    </w:p>
    <w:p w:rsidR="00E56D1B" w:rsidP="00BD1FC2" w:rsidRDefault="00E56D1B" w14:paraId="52A5894B" w14:textId="453F8DCC"/>
    <w:p w:rsidR="0A6D9698" w:rsidRDefault="0A6D9698" w14:paraId="3A5D42A5" w14:textId="65B7CF87"/>
    <w:p w:rsidRPr="00672C37" w:rsidR="00E56D1B" w:rsidP="00E56D1B" w:rsidRDefault="00E56D1B" w14:paraId="0310F9E7" w14:textId="1C9E2152">
      <w:pPr>
        <w:rPr>
          <w:b/>
          <w:bCs/>
          <w:sz w:val="32"/>
          <w:szCs w:val="32"/>
        </w:rPr>
      </w:pPr>
      <w:r w:rsidRPr="00672C37">
        <w:rPr>
          <w:b/>
          <w:bCs/>
          <w:sz w:val="32"/>
          <w:szCs w:val="32"/>
        </w:rPr>
        <w:t xml:space="preserve">[CARD LIÇÃO </w:t>
      </w:r>
      <w:r w:rsidR="00733233">
        <w:rPr>
          <w:b/>
          <w:bCs/>
          <w:sz w:val="32"/>
          <w:szCs w:val="32"/>
        </w:rPr>
        <w:t>10</w:t>
      </w:r>
      <w:r w:rsidRPr="00672C37">
        <w:rPr>
          <w:b/>
          <w:bCs/>
          <w:sz w:val="32"/>
          <w:szCs w:val="32"/>
        </w:rPr>
        <w:t xml:space="preserve">] </w:t>
      </w:r>
    </w:p>
    <w:p w:rsidRPr="00672C37" w:rsidR="00E56D1B" w:rsidP="0A6D9698" w:rsidRDefault="00E56D1B" w14:paraId="3D4FB4C9" w14:textId="6B67998F">
      <w:pPr>
        <w:pStyle w:val="Normal"/>
        <w:suppressLineNumbers w:val="0"/>
        <w:bidi w:val="0"/>
        <w:spacing w:before="0" w:beforeAutospacing="off" w:after="160" w:afterAutospacing="off" w:line="278" w:lineRule="auto"/>
        <w:ind w:left="0" w:right="0"/>
        <w:jc w:val="left"/>
        <w:rPr>
          <w:ins w:author="Fernanda  Mendes" w:date="2026-08-04T17:38:26.247Z" w16du:dateUtc="2026-08-04T17:38:26.247Z" w:id="66641907"/>
        </w:rPr>
      </w:pPr>
      <w:r w:rsidRPr="629A6CA0" w:rsidR="32CB7726">
        <w:rPr>
          <w:b w:val="1"/>
          <w:bCs w:val="1"/>
          <w:sz w:val="32"/>
          <w:szCs w:val="32"/>
        </w:rPr>
        <w:t>Título:</w:t>
      </w:r>
      <w:ins w:author="Fernanda  Mendes" w:date="2026-08-04T17:38:32.71Z" w16du:dateUtc="2026-08-04T17:38:32.71Z" w:id="1501711227">
        <w:r w:rsidRPr="629A6CA0" w:rsidR="14D4CDFF">
          <w:rPr>
            <w:b w:val="1"/>
            <w:bCs w:val="1"/>
            <w:sz w:val="32"/>
            <w:szCs w:val="32"/>
          </w:rPr>
          <w:t xml:space="preserve"> Cuidando</w:t>
        </w:r>
        <w:r w:rsidRPr="629A6CA0" w:rsidR="14D4CDFF">
          <w:rPr>
            <w:b w:val="1"/>
            <w:bCs w:val="1"/>
            <w:sz w:val="32"/>
            <w:szCs w:val="32"/>
          </w:rPr>
          <w:t xml:space="preserve"> de quem cuida</w:t>
        </w:r>
      </w:ins>
      <w:del w:author="Fernanda  Mendes" w:date="2026-08-04T17:38:26.232Z" w16du:dateUtc="2026-08-04T17:38:26.232Z" w:id="1122735037">
        <w:r w:rsidRPr="629A6CA0" w:rsidDel="32CB7726">
          <w:rPr>
            <w:b w:val="1"/>
            <w:bCs w:val="1"/>
            <w:sz w:val="32"/>
            <w:szCs w:val="32"/>
          </w:rPr>
          <w:delText xml:space="preserve"> </w:delText>
        </w:r>
        <w:r w:rsidRPr="629A6CA0" w:rsidDel="32CB7726">
          <w:rPr>
            <w:b w:val="1"/>
            <w:bCs w:val="1"/>
            <w:color w:val="EE0000"/>
            <w:sz w:val="32"/>
            <w:szCs w:val="32"/>
          </w:rPr>
          <w:delText xml:space="preserve">Cuidando </w:delText>
        </w:r>
        <w:r w:rsidRPr="629A6CA0" w:rsidDel="715E3CE9">
          <w:rPr>
            <w:b w:val="1"/>
            <w:bCs w:val="1"/>
            <w:color w:val="EE0000"/>
            <w:sz w:val="32"/>
            <w:szCs w:val="32"/>
          </w:rPr>
          <w:delText xml:space="preserve">das </w:delText>
        </w:r>
        <w:r w:rsidRPr="629A6CA0" w:rsidDel="5D7F0CE6">
          <w:rPr>
            <w:b w:val="1"/>
            <w:bCs w:val="1"/>
            <w:color w:val="EE0000"/>
            <w:sz w:val="32"/>
            <w:szCs w:val="32"/>
          </w:rPr>
          <w:delText>P</w:delText>
        </w:r>
        <w:r w:rsidRPr="629A6CA0" w:rsidDel="715E3CE9">
          <w:rPr>
            <w:b w:val="1"/>
            <w:bCs w:val="1"/>
            <w:color w:val="EE0000"/>
            <w:sz w:val="32"/>
            <w:szCs w:val="32"/>
          </w:rPr>
          <w:delText xml:space="preserve">essoas </w:delText>
        </w:r>
        <w:r w:rsidRPr="629A6CA0" w:rsidDel="0DA13720">
          <w:rPr>
            <w:b w:val="1"/>
            <w:bCs w:val="1"/>
            <w:color w:val="EE0000"/>
            <w:sz w:val="32"/>
            <w:szCs w:val="32"/>
          </w:rPr>
          <w:delText>C</w:delText>
        </w:r>
        <w:r w:rsidRPr="629A6CA0" w:rsidDel="715E3CE9">
          <w:rPr>
            <w:b w:val="1"/>
            <w:bCs w:val="1"/>
            <w:color w:val="EE0000"/>
            <w:sz w:val="32"/>
            <w:szCs w:val="32"/>
          </w:rPr>
          <w:delText>uidadoras</w:delText>
        </w:r>
      </w:del>
    </w:p>
    <w:p w:rsidR="629A6CA0" w:rsidP="629A6CA0" w:rsidRDefault="629A6CA0" w14:paraId="61DE44D4" w14:textId="1237B866">
      <w:pPr>
        <w:pStyle w:val="Normal"/>
        <w:suppressLineNumbers w:val="0"/>
        <w:bidi w:val="0"/>
        <w:spacing w:before="0" w:beforeAutospacing="off" w:after="160" w:afterAutospacing="off" w:line="278" w:lineRule="auto"/>
        <w:ind w:left="0" w:right="0"/>
        <w:jc w:val="left"/>
        <w:rPr>
          <w:b w:val="1"/>
          <w:bCs w:val="1"/>
          <w:color w:val="EE0000"/>
          <w:sz w:val="32"/>
          <w:szCs w:val="32"/>
        </w:rPr>
      </w:pPr>
    </w:p>
    <w:p w:rsidRPr="006679DE" w:rsidR="00E56D1B" w:rsidP="00E56D1B" w:rsidRDefault="00E56D1B" w14:paraId="35D760C2" w14:textId="77777777">
      <w:pPr>
        <w:rPr>
          <w:b/>
          <w:bCs/>
          <w:sz w:val="28"/>
          <w:szCs w:val="28"/>
        </w:rPr>
      </w:pPr>
    </w:p>
    <w:p w:rsidR="00E56D1B" w:rsidP="0A6D9698" w:rsidRDefault="00E56D1B" w14:paraId="22A7C5E0" w14:textId="51D1844E">
      <w:pPr>
        <w:pStyle w:val="Normal"/>
        <w:suppressLineNumbers w:val="0"/>
        <w:bidi w:val="0"/>
        <w:spacing w:before="0" w:beforeAutospacing="off" w:after="160" w:afterAutospacing="off" w:line="278" w:lineRule="auto"/>
        <w:ind w:left="0" w:right="0"/>
        <w:jc w:val="left"/>
        <w:rPr>
          <w:b w:val="1"/>
          <w:bCs w:val="1"/>
        </w:rPr>
      </w:pPr>
      <w:r w:rsidRPr="0A6D9698" w:rsidR="32CB7726">
        <w:rPr>
          <w:b w:val="1"/>
          <w:bCs w:val="1"/>
        </w:rPr>
        <w:t xml:space="preserve">&gt; </w:t>
      </w:r>
      <w:r w:rsidRPr="0A6D9698" w:rsidR="152E9DB4">
        <w:rPr>
          <w:b w:val="1"/>
          <w:bCs w:val="1"/>
        </w:rPr>
        <w:t>INÍCIO DA</w:t>
      </w:r>
      <w:r w:rsidRPr="0A6D9698" w:rsidR="32CB7726">
        <w:rPr>
          <w:b w:val="1"/>
          <w:bCs w:val="1"/>
        </w:rPr>
        <w:t xml:space="preserve"> LIÇÃO </w:t>
      </w:r>
      <w:r w:rsidRPr="0A6D9698" w:rsidR="715E3CE9">
        <w:rPr>
          <w:b w:val="1"/>
          <w:bCs w:val="1"/>
        </w:rPr>
        <w:t>10</w:t>
      </w:r>
    </w:p>
    <w:p w:rsidRPr="00662BE9" w:rsidR="00E56D1B" w:rsidP="00E56D1B" w:rsidRDefault="00E56D1B" w14:paraId="195EDC39" w14:textId="44DEEC59">
      <w:pPr>
        <w:rPr>
          <w:b/>
          <w:bCs/>
          <w:sz w:val="28"/>
          <w:szCs w:val="28"/>
          <w:highlight w:val="lightGray"/>
        </w:rPr>
      </w:pPr>
      <w:r w:rsidRPr="00662BE9">
        <w:rPr>
          <w:b/>
          <w:bCs/>
          <w:sz w:val="28"/>
          <w:szCs w:val="28"/>
          <w:highlight w:val="lightGray"/>
        </w:rPr>
        <w:t xml:space="preserve">[LIÇÃO </w:t>
      </w:r>
      <w:r w:rsidR="00A20194">
        <w:rPr>
          <w:b/>
          <w:bCs/>
          <w:sz w:val="28"/>
          <w:szCs w:val="28"/>
          <w:highlight w:val="lightGray"/>
        </w:rPr>
        <w:t>10</w:t>
      </w:r>
      <w:r w:rsidRPr="00662BE9">
        <w:rPr>
          <w:b/>
          <w:bCs/>
          <w:sz w:val="28"/>
          <w:szCs w:val="28"/>
          <w:highlight w:val="lightGray"/>
        </w:rPr>
        <w:t xml:space="preserve"> &gt; PÁGINA</w:t>
      </w:r>
      <w:r w:rsidRPr="00723775">
        <w:rPr>
          <w:b/>
          <w:bCs/>
          <w:sz w:val="28"/>
          <w:szCs w:val="28"/>
          <w:highlight w:val="lightGray"/>
        </w:rPr>
        <w:t xml:space="preserve"> </w:t>
      </w:r>
      <w:r>
        <w:rPr>
          <w:b/>
          <w:bCs/>
          <w:sz w:val="28"/>
          <w:szCs w:val="28"/>
          <w:highlight w:val="lightGray"/>
        </w:rPr>
        <w:t>1</w:t>
      </w:r>
      <w:r w:rsidRPr="00662BE9">
        <w:rPr>
          <w:b/>
          <w:bCs/>
          <w:sz w:val="28"/>
          <w:szCs w:val="28"/>
          <w:highlight w:val="lightGray"/>
        </w:rPr>
        <w:t xml:space="preserve">]  </w:t>
      </w:r>
    </w:p>
    <w:p w:rsidR="00E56D1B" w:rsidP="00E56D1B" w:rsidRDefault="00E56D1B" w14:paraId="328EDB9B" w14:textId="57A4CC56">
      <w:pPr>
        <w:rPr>
          <w:ins w:author="Fernanda  Mendes" w:date="2026-08-04T17:41:04.427Z" w16du:dateUtc="2026-08-04T17:41:04.427Z" w:id="19046267"/>
        </w:rPr>
      </w:pPr>
      <w:r w:rsidRPr="629A6CA0" w:rsidR="00E56D1B">
        <w:rPr>
          <w:b w:val="1"/>
          <w:bCs w:val="1"/>
          <w:sz w:val="28"/>
          <w:szCs w:val="28"/>
        </w:rPr>
        <w:t>Título:</w:t>
      </w:r>
      <w:r w:rsidRPr="629A6CA0" w:rsidR="00E56D1B">
        <w:rPr>
          <w:b w:val="1"/>
          <w:bCs w:val="1"/>
          <w:sz w:val="28"/>
          <w:szCs w:val="28"/>
        </w:rPr>
        <w:t xml:space="preserve"> </w:t>
      </w:r>
      <w:ins w:author="Fernanda  Mendes" w:date="2026-08-04T17:41:10.935Z" w16du:dateUtc="2026-08-04T17:41:10.935Z" w:id="524949014">
        <w:r w:rsidRPr="629A6CA0" w:rsidR="6DE108E1">
          <w:rPr>
            <w:b w:val="1"/>
            <w:bCs w:val="1"/>
            <w:sz w:val="28"/>
            <w:szCs w:val="28"/>
          </w:rPr>
          <w:t>Reconhecer limites</w:t>
        </w:r>
      </w:ins>
      <w:del w:author="Fernanda  Mendes" w:date="2026-08-04T17:41:04.414Z" w16du:dateUtc="2026-08-04T17:41:04.414Z" w:id="1312942217">
        <w:r w:rsidRPr="629A6CA0" w:rsidDel="00A20194">
          <w:rPr>
            <w:b w:val="1"/>
            <w:bCs w:val="1"/>
            <w:sz w:val="28"/>
            <w:szCs w:val="28"/>
          </w:rPr>
          <w:delText xml:space="preserve">Limites, autocuidado </w:delText>
        </w:r>
        <w:r w:rsidRPr="629A6CA0" w:rsidDel="008610DE">
          <w:rPr>
            <w:b w:val="1"/>
            <w:bCs w:val="1"/>
            <w:sz w:val="28"/>
            <w:szCs w:val="28"/>
          </w:rPr>
          <w:delText>e redes de apoio</w:delText>
        </w:r>
      </w:del>
    </w:p>
    <w:p w:rsidR="00E56D1B" w:rsidP="00E56D1B" w:rsidRDefault="00E56D1B" w14:paraId="673332DF" w14:textId="39F79CB4">
      <w:pPr>
        <w:rPr>
          <w:b w:val="1"/>
          <w:bCs w:val="1"/>
          <w:sz w:val="28"/>
          <w:szCs w:val="28"/>
        </w:rPr>
      </w:pPr>
      <w:r w:rsidRPr="629A6CA0" w:rsidR="00E56D1B">
        <w:rPr>
          <w:b w:val="1"/>
          <w:bCs w:val="1"/>
          <w:sz w:val="28"/>
          <w:szCs w:val="28"/>
        </w:rPr>
        <w:t> </w:t>
      </w:r>
    </w:p>
    <w:p w:rsidR="008610DE" w:rsidP="00E56D1B" w:rsidRDefault="008610DE" w14:paraId="770A6A46" w14:textId="2E4BFC29">
      <w:r w:rsidRPr="008610DE">
        <w:rPr>
          <w:highlight w:val="green"/>
        </w:rPr>
        <w:t>[Inserir imagem]</w:t>
      </w:r>
    </w:p>
    <w:p w:rsidR="00802538" w:rsidP="00E56D1B" w:rsidRDefault="00802538" w14:paraId="1792D949" w14:textId="77777777"/>
    <w:p w:rsidR="00802538" w:rsidP="00E56D1B" w:rsidRDefault="00802538" w14:paraId="47ECE6C6" w14:textId="77777777"/>
    <w:p w:rsidRPr="008610DE" w:rsidR="008610DE" w:rsidP="00E56D1B" w:rsidRDefault="005500E6" w14:paraId="702596D8" w14:textId="77A6753F">
      <w:r w:rsidR="7F92775C">
        <w:drawing>
          <wp:inline wp14:editId="337F0C40" wp14:anchorId="21389D90">
            <wp:extent cx="4229100" cy="4200525"/>
            <wp:effectExtent l="0" t="0" r="0" b="9525"/>
            <wp:docPr id="436010649" name="Imagem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0"/>
                    <pic:cNvPicPr>
                      <a:picLocks noChangeAspect="1" noChangeArrowheads="1"/>
                    </pic:cNvPicPr>
                  </pic:nvPicPr>
                  <pic:blipFill>
                    <a:blip xmlns:r="http://schemas.openxmlformats.org/officeDocument/2006/relationships" r:embed="rId22">
                      <a:extLst>
                        <a:ext uri="{28A0092B-C50C-407E-A947-70E740481C1C}">
                          <a14:useLocalDpi xmlns:a14="http://schemas.microsoft.com/office/drawing/2010/main" val="0"/>
                        </a:ext>
                      </a:extLst>
                    </a:blip>
                    <a:srcRect/>
                    <a:stretch>
                      <a:fillRect/>
                    </a:stretch>
                  </pic:blipFill>
                  <pic:spPr bwMode="auto">
                    <a:xfrm>
                      <a:off x="0" y="0"/>
                      <a:ext cx="4229100" cy="4200525"/>
                    </a:xfrm>
                    <a:prstGeom prst="rect">
                      <a:avLst/>
                    </a:prstGeom>
                    <a:noFill/>
                    <a:ln>
                      <a:noFill/>
                    </a:ln>
                  </pic:spPr>
                </pic:pic>
              </a:graphicData>
            </a:graphic>
          </wp:inline>
        </w:drawing>
      </w:r>
    </w:p>
    <w:p w:rsidR="3130BF94" w:rsidP="0A6D9698" w:rsidRDefault="3130BF94" w14:paraId="0104FCBD" w14:textId="1600A2AE">
      <w:pPr>
        <w:pStyle w:val="Normal"/>
        <w:rPr>
          <w:rFonts w:ascii="Aptos" w:hAnsi="Aptos" w:eastAsia="Aptos" w:cs="Aptos"/>
          <w:noProof w:val="0"/>
          <w:sz w:val="24"/>
          <w:szCs w:val="24"/>
          <w:lang w:val="pt-BR"/>
        </w:rPr>
      </w:pPr>
      <w:r w:rsidR="3130BF94">
        <w:rPr/>
        <w:t xml:space="preserve">Link: </w:t>
      </w:r>
      <w:hyperlink r:id="Ra529bfe4a1ba4557">
        <w:r w:rsidRPr="0A6D9698" w:rsidR="072017BE">
          <w:rPr>
            <w:rStyle w:val="Hyperlink"/>
            <w:noProof w:val="0"/>
            <w:lang w:val="pt-BR"/>
          </w:rPr>
          <w:t>móduloII_parte5_lição10</w:t>
        </w:r>
      </w:hyperlink>
    </w:p>
    <w:p w:rsidR="00802538" w:rsidP="00802538" w:rsidRDefault="00802538" w14:paraId="23D1816D" w14:textId="77777777">
      <w:r w:rsidRPr="00742D31">
        <w:rPr>
          <w:highlight w:val="green"/>
        </w:rPr>
        <w:t>(Inserir legenda com créditos – buscando)</w:t>
      </w:r>
    </w:p>
    <w:p w:rsidRPr="00235B44" w:rsidR="00235B44" w:rsidP="00235B44" w:rsidRDefault="00235B44" w14:paraId="2575796B" w14:textId="77777777">
      <w:r w:rsidRPr="00235B44">
        <w:t>A mediação de leitura e o contato constante com bebês, crianças pequenas e suas realidades exigem presença, escuta, preparação, atenção e abertura para o diálogo. Com o tempo, essas experiências podem gerar entusiasmo e realização, mas também trazer cansaço, sensação de responsabilidade excessiva ou dificuldade de estabelecer limites. </w:t>
      </w:r>
    </w:p>
    <w:p w:rsidRPr="00235B44" w:rsidR="00235B44" w:rsidP="00235B44" w:rsidRDefault="00235B44" w14:paraId="26BFC9DA" w14:textId="77777777">
      <w:r w:rsidRPr="00235B44">
        <w:rPr>
          <w:b/>
          <w:bCs/>
        </w:rPr>
        <w:t>Reconhecer-se como cuidador ou cuidadora não significa precisar assumir tudo</w:t>
      </w:r>
      <w:r w:rsidRPr="00235B44">
        <w:t>. Muito pelo contrário: cuidar envolve perceber quando é hora de dividir tarefas, pedir apoio, criar pausas e reconhecer que a biblioteca é um espaço construído coletivamente. </w:t>
      </w:r>
    </w:p>
    <w:p w:rsidR="00CE3710" w:rsidP="00235B44" w:rsidRDefault="00CE3710" w14:paraId="6EC896F1" w14:textId="77777777"/>
    <w:p w:rsidRPr="00662BE9" w:rsidR="00CE3710" w:rsidP="00CE3710" w:rsidRDefault="00CE3710" w14:paraId="078F0A76" w14:textId="576A190C">
      <w:pPr>
        <w:rPr>
          <w:b/>
          <w:bCs/>
          <w:sz w:val="28"/>
          <w:szCs w:val="28"/>
          <w:highlight w:val="lightGray"/>
        </w:rPr>
      </w:pPr>
      <w:r w:rsidRPr="00662BE9">
        <w:rPr>
          <w:b/>
          <w:bCs/>
          <w:sz w:val="28"/>
          <w:szCs w:val="28"/>
          <w:highlight w:val="lightGray"/>
        </w:rPr>
        <w:t xml:space="preserve">[LIÇÃO </w:t>
      </w:r>
      <w:r>
        <w:rPr>
          <w:b/>
          <w:bCs/>
          <w:sz w:val="28"/>
          <w:szCs w:val="28"/>
          <w:highlight w:val="lightGray"/>
        </w:rPr>
        <w:t>10</w:t>
      </w:r>
      <w:r w:rsidRPr="00662BE9">
        <w:rPr>
          <w:b/>
          <w:bCs/>
          <w:sz w:val="28"/>
          <w:szCs w:val="28"/>
          <w:highlight w:val="lightGray"/>
        </w:rPr>
        <w:t xml:space="preserve"> &gt; PÁGINA</w:t>
      </w:r>
      <w:r w:rsidRPr="00723775">
        <w:rPr>
          <w:b/>
          <w:bCs/>
          <w:sz w:val="28"/>
          <w:szCs w:val="28"/>
          <w:highlight w:val="lightGray"/>
        </w:rPr>
        <w:t xml:space="preserve"> </w:t>
      </w:r>
      <w:r w:rsidR="00685940">
        <w:rPr>
          <w:b/>
          <w:bCs/>
          <w:sz w:val="28"/>
          <w:szCs w:val="28"/>
          <w:highlight w:val="lightGray"/>
        </w:rPr>
        <w:t>2</w:t>
      </w:r>
      <w:r w:rsidRPr="00662BE9">
        <w:rPr>
          <w:b/>
          <w:bCs/>
          <w:sz w:val="28"/>
          <w:szCs w:val="28"/>
          <w:highlight w:val="lightGray"/>
        </w:rPr>
        <w:t xml:space="preserve">]  </w:t>
      </w:r>
    </w:p>
    <w:p w:rsidRPr="00685940" w:rsidR="00CE3710" w:rsidP="00235B44" w:rsidRDefault="00CE3710" w14:paraId="3F71B08E" w14:textId="57A8FF04">
      <w:pPr>
        <w:rPr>
          <w:b w:val="1"/>
          <w:bCs w:val="1"/>
          <w:sz w:val="28"/>
          <w:szCs w:val="28"/>
        </w:rPr>
      </w:pPr>
      <w:r w:rsidRPr="629A6CA0" w:rsidR="00CE3710">
        <w:rPr>
          <w:b w:val="1"/>
          <w:bCs w:val="1"/>
          <w:sz w:val="28"/>
          <w:szCs w:val="28"/>
        </w:rPr>
        <w:t>Título:</w:t>
      </w:r>
      <w:r w:rsidRPr="629A6CA0" w:rsidR="00CE3710">
        <w:rPr>
          <w:b w:val="1"/>
          <w:bCs w:val="1"/>
          <w:sz w:val="28"/>
          <w:szCs w:val="28"/>
        </w:rPr>
        <w:t xml:space="preserve"> </w:t>
      </w:r>
      <w:ins w:author="Fernanda  Mendes" w:date="2026-08-04T17:41:27.366Z" w16du:dateUtc="2026-08-04T17:41:27.366Z" w:id="1739175819">
        <w:r w:rsidRPr="629A6CA0" w:rsidR="00575298">
          <w:rPr>
            <w:b w:val="1"/>
            <w:bCs w:val="1"/>
            <w:sz w:val="28"/>
            <w:szCs w:val="28"/>
          </w:rPr>
          <w:t xml:space="preserve">Construir redes de apoio </w:t>
        </w:r>
      </w:ins>
      <w:del w:author="Fernanda  Mendes" w:date="2026-08-04T17:41:19.507Z" w16du:dateUtc="2026-08-04T17:41:19.507Z" w:id="1325961093">
        <w:r w:rsidRPr="629A6CA0" w:rsidDel="00CE3710">
          <w:rPr>
            <w:b w:val="1"/>
            <w:bCs w:val="1"/>
            <w:sz w:val="28"/>
            <w:szCs w:val="28"/>
          </w:rPr>
          <w:delText>Limites, autocuidado e redes de apoio</w:delText>
        </w:r>
      </w:del>
      <w:r w:rsidRPr="629A6CA0" w:rsidR="00CE3710">
        <w:rPr>
          <w:b w:val="1"/>
          <w:bCs w:val="1"/>
          <w:sz w:val="28"/>
          <w:szCs w:val="28"/>
        </w:rPr>
        <w:t> </w:t>
      </w:r>
    </w:p>
    <w:p w:rsidR="0049391D" w:rsidP="00235B44" w:rsidRDefault="0049391D" w14:paraId="56D0B4CC" w14:textId="1953D9DC">
      <w:r w:rsidRPr="00D01277">
        <w:rPr>
          <w:highlight w:val="red"/>
        </w:rPr>
        <w:t>[Buscando imagem]</w:t>
      </w:r>
    </w:p>
    <w:p w:rsidRPr="00D14D9B" w:rsidR="00AE34D2" w:rsidP="00F23740" w:rsidRDefault="00000000" w14:paraId="24B6C36B" w14:textId="77777777">
      <w:r w:rsidRPr="00235B44">
        <w:t xml:space="preserve">Se é em rede que se apoia o desenvolvimento da </w:t>
      </w:r>
      <w:r w:rsidRPr="00774D63" w:rsidR="00774D63">
        <w:t>Primeira Infância</w:t>
      </w:r>
      <w:r w:rsidRPr="00235B44">
        <w:t>, também é em rede que se fortalece o papel das pessoas mediadores de leitura. </w:t>
      </w:r>
      <w:r w:rsidRPr="00235B44">
        <w:rPr>
          <w:b/>
          <w:bCs/>
        </w:rPr>
        <w:t xml:space="preserve">Conversar com colegas, compartilhar desafios, construir rodas de leitura entre adultos, </w:t>
      </w:r>
      <w:r w:rsidRPr="00235B44">
        <w:rPr>
          <w:b/>
          <w:bCs/>
        </w:rPr>
        <w:t>buscar formação continuada e criar espaços de troca são formas de cultivar o cuidado com as crianças, com as famílias e consigo</w:t>
      </w:r>
      <w:r w:rsidRPr="00235B44">
        <w:t>. </w:t>
      </w:r>
    </w:p>
    <w:p w:rsidR="00235B44" w:rsidP="00235B44" w:rsidRDefault="00235B44" w14:paraId="329DC300" w14:textId="77777777">
      <w:r w:rsidR="0331A261">
        <w:rPr/>
        <w:t>Cuidar de si e cuidar do coletivo fazem parte do mesmo movimento de criar condições para que a mediação de leitura continue sendo um encontro possível e prazeroso, e os bebês e crianças encontrem espaços seguros para explorar, brincar e descobrir outros mundos.</w:t>
      </w:r>
    </w:p>
    <w:p w:rsidR="0006280C" w:rsidP="0A6D9698" w:rsidRDefault="0006280C" w14:paraId="7AFA45BB" w14:textId="4310E668">
      <w:pPr>
        <w:pStyle w:val="Normal"/>
        <w:suppressLineNumbers w:val="0"/>
        <w:bidi w:val="0"/>
        <w:spacing w:before="0" w:beforeAutospacing="off" w:after="160" w:afterAutospacing="off" w:line="278" w:lineRule="auto"/>
        <w:ind w:left="0" w:right="0"/>
        <w:jc w:val="left"/>
        <w:rPr>
          <w:b w:val="1"/>
          <w:bCs w:val="1"/>
        </w:rPr>
      </w:pPr>
      <w:r w:rsidRPr="0A6D9698" w:rsidR="5FA97546">
        <w:rPr>
          <w:b w:val="1"/>
          <w:bCs w:val="1"/>
        </w:rPr>
        <w:t>&gt; FIM DA LIÇÃO 10</w:t>
      </w:r>
    </w:p>
    <w:p w:rsidR="0006280C" w:rsidP="00235B44" w:rsidRDefault="0006280C" w14:paraId="105EDC68" w14:textId="7A8CAD08"/>
    <w:p w:rsidR="0A6D9698" w:rsidRDefault="0A6D9698" w14:paraId="4AD5DEE5" w14:textId="51F1DA97"/>
    <w:p w:rsidRPr="00361E36" w:rsidR="0006280C" w:rsidP="0006280C" w:rsidRDefault="0006280C" w14:paraId="723DC198" w14:textId="658FBA68">
      <w:pPr>
        <w:rPr>
          <w:b/>
          <w:bCs/>
          <w:sz w:val="32"/>
          <w:szCs w:val="32"/>
        </w:rPr>
      </w:pPr>
      <w:r w:rsidRPr="0A6D9698" w:rsidR="7A7DAC84">
        <w:rPr>
          <w:b w:val="1"/>
          <w:bCs w:val="1"/>
          <w:sz w:val="32"/>
          <w:szCs w:val="32"/>
        </w:rPr>
        <w:t xml:space="preserve">[CARD ATIVIDADE </w:t>
      </w:r>
      <w:r w:rsidRPr="0A6D9698" w:rsidR="7A7DAC84">
        <w:rPr>
          <w:b w:val="1"/>
          <w:bCs w:val="1"/>
          <w:sz w:val="32"/>
          <w:szCs w:val="32"/>
        </w:rPr>
        <w:t>4</w:t>
      </w:r>
      <w:r w:rsidRPr="0A6D9698" w:rsidR="7A7DAC84">
        <w:rPr>
          <w:b w:val="1"/>
          <w:bCs w:val="1"/>
          <w:sz w:val="32"/>
          <w:szCs w:val="32"/>
        </w:rPr>
        <w:t xml:space="preserve">] </w:t>
      </w:r>
    </w:p>
    <w:p w:rsidR="0A6D9698" w:rsidP="0A6D9698" w:rsidRDefault="0A6D9698" w14:paraId="2450C334" w14:textId="5198AFCB">
      <w:pPr>
        <w:pStyle w:val="Normal"/>
      </w:pPr>
      <w:r w:rsidRPr="0A6D9698" w:rsidR="0A6D9698">
        <w:rPr>
          <w:b w:val="1"/>
          <w:bCs w:val="1"/>
          <w:sz w:val="32"/>
          <w:szCs w:val="32"/>
        </w:rPr>
        <w:t xml:space="preserve">Título: </w:t>
      </w:r>
      <w:r w:rsidRPr="0A6D9698" w:rsidR="0A6D9698">
        <w:rPr>
          <w:rFonts w:ascii="Aptos" w:hAnsi="Aptos" w:eastAsia="Aptos" w:cs="Aptos"/>
          <w:b w:val="1"/>
          <w:bCs w:val="1"/>
          <w:color w:val="EE0000"/>
          <w:sz w:val="32"/>
          <w:szCs w:val="32"/>
        </w:rPr>
        <w:t>Colocando em Prática</w:t>
      </w:r>
    </w:p>
    <w:p w:rsidR="0006280C" w:rsidP="0006280C" w:rsidRDefault="0006280C" w14:paraId="1099E9CF" w14:textId="77777777">
      <w:pPr>
        <w:rPr>
          <w:b/>
          <w:bCs/>
        </w:rPr>
      </w:pPr>
    </w:p>
    <w:p w:rsidRPr="00361E36" w:rsidR="0006280C" w:rsidP="0A6D9698" w:rsidRDefault="0006280C" w14:paraId="7BAB5DE5" w14:textId="3099F9A1">
      <w:pPr>
        <w:pStyle w:val="Normal"/>
        <w:suppressLineNumbers w:val="0"/>
        <w:bidi w:val="0"/>
        <w:spacing w:before="0" w:beforeAutospacing="off" w:after="160" w:afterAutospacing="off" w:line="278" w:lineRule="auto"/>
        <w:ind w:left="0" w:right="0"/>
        <w:jc w:val="left"/>
        <w:rPr>
          <w:b w:val="1"/>
          <w:bCs w:val="1"/>
        </w:rPr>
      </w:pPr>
      <w:r w:rsidRPr="0A6D9698" w:rsidR="7A7DAC84">
        <w:rPr>
          <w:b w:val="1"/>
          <w:bCs w:val="1"/>
        </w:rPr>
        <w:t xml:space="preserve">&gt; INÍCIO </w:t>
      </w:r>
      <w:r w:rsidRPr="0A6D9698" w:rsidR="44ED300F">
        <w:rPr>
          <w:b w:val="1"/>
          <w:bCs w:val="1"/>
        </w:rPr>
        <w:t>DA</w:t>
      </w:r>
      <w:r w:rsidRPr="0A6D9698" w:rsidR="7A7DAC84">
        <w:rPr>
          <w:b w:val="1"/>
          <w:bCs w:val="1"/>
        </w:rPr>
        <w:t xml:space="preserve"> ATIVIDADE </w:t>
      </w:r>
      <w:r w:rsidRPr="0A6D9698" w:rsidR="2FD44589">
        <w:rPr>
          <w:b w:val="1"/>
          <w:bCs w:val="1"/>
        </w:rPr>
        <w:t>4</w:t>
      </w:r>
      <w:r w:rsidR="7A7DAC84">
        <w:rPr/>
        <w:t xml:space="preserve"> </w:t>
      </w:r>
    </w:p>
    <w:p w:rsidRPr="00E44123" w:rsidR="0006280C" w:rsidP="0006280C" w:rsidRDefault="0006280C" w14:paraId="783E2721" w14:textId="5F2EE2DD">
      <w:pPr>
        <w:rPr>
          <w:sz w:val="28"/>
          <w:szCs w:val="28"/>
        </w:rPr>
      </w:pPr>
      <w:r w:rsidRPr="00E44123">
        <w:rPr>
          <w:b/>
          <w:bCs/>
          <w:sz w:val="28"/>
          <w:szCs w:val="28"/>
          <w:highlight w:val="lightGray"/>
        </w:rPr>
        <w:t xml:space="preserve">[CARD ATIVIDADE </w:t>
      </w:r>
      <w:r w:rsidR="00666C63">
        <w:rPr>
          <w:b/>
          <w:bCs/>
          <w:sz w:val="28"/>
          <w:szCs w:val="28"/>
          <w:highlight w:val="lightGray"/>
        </w:rPr>
        <w:t>4</w:t>
      </w:r>
      <w:r w:rsidRPr="00E44123">
        <w:rPr>
          <w:b/>
          <w:bCs/>
          <w:sz w:val="28"/>
          <w:szCs w:val="28"/>
          <w:highlight w:val="lightGray"/>
        </w:rPr>
        <w:t xml:space="preserve"> &gt; PÁGINA ÚNICA]</w:t>
      </w:r>
      <w:r>
        <w:rPr>
          <w:b/>
          <w:bCs/>
          <w:sz w:val="28"/>
          <w:szCs w:val="28"/>
        </w:rPr>
        <w:t xml:space="preserve"> </w:t>
      </w:r>
    </w:p>
    <w:p w:rsidRPr="00666C63" w:rsidR="0006280C" w:rsidP="0006280C" w:rsidRDefault="0006280C" w14:paraId="61B42BA6" w14:textId="4E62C476">
      <w:pPr>
        <w:rPr>
          <w:b/>
          <w:bCs/>
          <w:sz w:val="28"/>
          <w:szCs w:val="28"/>
        </w:rPr>
      </w:pPr>
      <w:r w:rsidRPr="00666C63">
        <w:rPr>
          <w:b/>
          <w:bCs/>
          <w:sz w:val="28"/>
          <w:szCs w:val="28"/>
        </w:rPr>
        <w:t>Título: Cuidar de si também é cuidar do coletivo</w:t>
      </w:r>
      <w:r w:rsidRPr="00666C63">
        <w:rPr>
          <w:sz w:val="28"/>
          <w:szCs w:val="28"/>
        </w:rPr>
        <w:t> </w:t>
      </w:r>
    </w:p>
    <w:p w:rsidRPr="0006280C" w:rsidR="0006280C" w:rsidP="0006280C" w:rsidRDefault="0006280C" w14:paraId="57FB5CAA" w14:textId="77777777">
      <w:r w:rsidRPr="0006280C">
        <w:t>A mediação de leitura é uma ação que acontece em rede. Para continuar sendo um encontro possível e prazeroso, como vimos anteriormente, quem é mediador ou mediadora também precisa reconhecer seus limites, perceber seus apoios e identificar formas de cuidar de si. </w:t>
      </w:r>
    </w:p>
    <w:p w:rsidRPr="0006280C" w:rsidR="0006280C" w:rsidP="0006280C" w:rsidRDefault="0006280C" w14:paraId="611ED77F" w14:textId="77777777">
      <w:r w:rsidRPr="0006280C">
        <w:t>Observe o esquema abaixo e complete cada espaço com palavras, ideias ou exemplos da sua realidade. </w:t>
      </w:r>
    </w:p>
    <w:p w:rsidRPr="0006280C" w:rsidR="0006280C" w:rsidP="0006280C" w:rsidRDefault="0006280C" w14:paraId="773E18FF" w14:textId="77777777">
      <w:r w:rsidRPr="0006280C">
        <w:t>No centro: </w:t>
      </w:r>
      <w:r w:rsidRPr="0006280C">
        <w:br/>
      </w:r>
      <w:r w:rsidRPr="0006280C">
        <w:rPr>
          <w:b/>
          <w:bCs/>
        </w:rPr>
        <w:t>Eu, pessoa mediadora de leitura</w:t>
      </w:r>
      <w:r w:rsidRPr="0006280C">
        <w:t> </w:t>
      </w:r>
    </w:p>
    <w:p w:rsidRPr="0006280C" w:rsidR="0006280C" w:rsidP="0006280C" w:rsidRDefault="0006280C" w14:paraId="2451E420" w14:textId="77777777">
      <w:r w:rsidRPr="0006280C">
        <w:t>Ao redor, quatro perguntas: </w:t>
      </w:r>
    </w:p>
    <w:p w:rsidRPr="0006280C" w:rsidR="0006280C" w:rsidP="0006280C" w:rsidRDefault="0006280C" w14:paraId="74A97245" w14:textId="77777777">
      <w:pPr>
        <w:numPr>
          <w:ilvl w:val="0"/>
          <w:numId w:val="32"/>
        </w:numPr>
      </w:pPr>
      <w:r w:rsidRPr="0006280C">
        <w:rPr>
          <w:b/>
          <w:bCs/>
        </w:rPr>
        <w:t>O que me fortalece?</w:t>
      </w:r>
      <w:r w:rsidRPr="0006280C">
        <w:t> </w:t>
      </w:r>
      <w:r w:rsidRPr="0006280C">
        <w:br/>
      </w:r>
      <w:r w:rsidRPr="0006280C">
        <w:t>(Pessoas, práticas, momentos, leituras, experiências ou hábitos que renovam sua energia para mediar.) </w:t>
      </w:r>
    </w:p>
    <w:p w:rsidRPr="0006280C" w:rsidR="0006280C" w:rsidP="0006280C" w:rsidRDefault="0006280C" w14:paraId="2391A852" w14:textId="77777777">
      <w:pPr>
        <w:numPr>
          <w:ilvl w:val="0"/>
          <w:numId w:val="33"/>
        </w:numPr>
      </w:pPr>
      <w:r w:rsidRPr="0006280C">
        <w:rPr>
          <w:b/>
          <w:bCs/>
        </w:rPr>
        <w:t>O que costumo carregar sozinho(a)?</w:t>
      </w:r>
      <w:r w:rsidRPr="0006280C">
        <w:t> </w:t>
      </w:r>
      <w:r w:rsidRPr="0006280C">
        <w:br/>
      </w:r>
      <w:r w:rsidRPr="0006280C">
        <w:t>(Tarefas, responsabilidades ou preocupações que poderiam ser compartilhadas.) </w:t>
      </w:r>
    </w:p>
    <w:p w:rsidRPr="0006280C" w:rsidR="0006280C" w:rsidP="0006280C" w:rsidRDefault="0006280C" w14:paraId="25F310F5" w14:textId="77777777">
      <w:pPr>
        <w:numPr>
          <w:ilvl w:val="0"/>
          <w:numId w:val="34"/>
        </w:numPr>
      </w:pPr>
      <w:r w:rsidRPr="0006280C">
        <w:rPr>
          <w:b/>
          <w:bCs/>
        </w:rPr>
        <w:t>Com quem posso contar?</w:t>
      </w:r>
      <w:r w:rsidRPr="0006280C">
        <w:t> </w:t>
      </w:r>
      <w:r w:rsidRPr="0006280C">
        <w:br/>
      </w:r>
      <w:r w:rsidRPr="0006280C">
        <w:t>(Pessoas, grupos, espaços da biblioteca, da comunidade ou redes que oferecem apoio.) </w:t>
      </w:r>
    </w:p>
    <w:p w:rsidRPr="0006280C" w:rsidR="0006280C" w:rsidP="0006280C" w:rsidRDefault="0006280C" w14:paraId="78DE3F32" w14:textId="77777777">
      <w:pPr>
        <w:numPr>
          <w:ilvl w:val="0"/>
          <w:numId w:val="35"/>
        </w:numPr>
      </w:pPr>
      <w:r w:rsidRPr="0006280C">
        <w:rPr>
          <w:b/>
          <w:bCs/>
        </w:rPr>
        <w:t>O que quero experimentar daqui para frente?</w:t>
      </w:r>
      <w:r w:rsidRPr="0006280C">
        <w:t> </w:t>
      </w:r>
      <w:r w:rsidRPr="0006280C">
        <w:br/>
      </w:r>
      <w:r w:rsidRPr="0006280C">
        <w:t>(Uma pequena mudança que possa tornar sua prática mais sustentável.) </w:t>
      </w:r>
    </w:p>
    <w:p w:rsidRPr="0006280C" w:rsidR="0006280C" w:rsidP="0006280C" w:rsidRDefault="0006280C" w14:paraId="012B6A36" w14:textId="77777777">
      <w:r w:rsidRPr="0006280C">
        <w:t> </w:t>
      </w:r>
    </w:p>
    <w:p w:rsidRPr="0006280C" w:rsidR="0006280C" w:rsidP="629A6CA0" w:rsidRDefault="0006280C" w14:paraId="799655A2" w14:textId="77777777">
      <w:pPr>
        <w:rPr>
          <w:strike w:val="1"/>
          <w:rPrChange w:author="Fernanda  Mendes" w:date="2026-08-04T18:12:47.059Z" w:id="838861319"/>
        </w:rPr>
      </w:pPr>
      <w:r w:rsidRPr="629A6CA0" w:rsidR="0006280C">
        <w:rPr>
          <w:b w:val="1"/>
          <w:bCs w:val="1"/>
          <w:strike w:val="1"/>
          <w:rPrChange w:author="Fernanda  Mendes" w:date="2026-08-04T18:12:47.058Z" w16du:dateUtc="2026-08-04T18:12:47.058Z" w:id="985650749">
            <w:rPr>
              <w:b w:val="1"/>
              <w:bCs w:val="1"/>
            </w:rPr>
          </w:rPrChange>
        </w:rPr>
        <w:t>Mensagem de fechamento:</w:t>
      </w:r>
      <w:r w:rsidRPr="629A6CA0" w:rsidR="0006280C">
        <w:rPr>
          <w:strike w:val="1"/>
          <w:rPrChange w:author="Fernanda  Mendes" w:date="2026-08-04T18:12:47.058Z" w16du:dateUtc="2026-08-04T18:12:47.058Z" w:id="1308009241"/>
        </w:rPr>
        <w:t> </w:t>
      </w:r>
    </w:p>
    <w:p w:rsidRPr="0006280C" w:rsidR="0006280C" w:rsidP="629A6CA0" w:rsidRDefault="0006280C" w14:paraId="176014A7" w14:textId="77777777">
      <w:pPr>
        <w:rPr>
          <w:strike w:val="1"/>
          <w:rPrChange w:author="Fernanda  Mendes" w:date="2026-08-04T18:12:47.06Z" w:id="1574146609"/>
        </w:rPr>
      </w:pPr>
      <w:r w:rsidRPr="629A6CA0" w:rsidR="7A7DAC84">
        <w:rPr>
          <w:strike w:val="1"/>
          <w:rPrChange w:author="Fernanda  Mendes" w:date="2026-08-04T18:12:47.059Z" w16du:dateUtc="2026-08-04T18:12:47.059Z" w:id="2137543618"/>
        </w:rPr>
        <w:t>Cuidar também é estabelecer práticas e hábitos que tornam possível sustentar o nosso fazer. Quando nós, mediadores e mediadoras de leitura, encontramos espaços para pausas, trocas e apoio mútuo, fortalecemos nossa atuação e continuamos abrindo caminhos para as histórias.</w:t>
      </w:r>
    </w:p>
    <w:p w:rsidRPr="00BD1FC2" w:rsidR="0006280C" w:rsidP="0A6D9698" w:rsidRDefault="0006280C" w14:paraId="300B514F" w14:textId="50CC170F">
      <w:pPr>
        <w:pStyle w:val="Normal"/>
        <w:suppressLineNumbers w:val="0"/>
        <w:bidi w:val="0"/>
        <w:spacing w:before="0" w:beforeAutospacing="off" w:after="160" w:afterAutospacing="off" w:line="278" w:lineRule="auto"/>
        <w:ind w:left="0" w:right="0"/>
        <w:jc w:val="left"/>
      </w:pPr>
      <w:r w:rsidRPr="0A6D9698" w:rsidR="0315D956">
        <w:rPr>
          <w:b w:val="1"/>
          <w:bCs w:val="1"/>
        </w:rPr>
        <w:t>&gt; FIM DA ATIVIDADE 4</w:t>
      </w:r>
    </w:p>
    <w:p w:rsidRPr="00426D61" w:rsidR="00BE0C73" w:rsidP="00426D61" w:rsidRDefault="00BE0C73" w14:paraId="40F6AD23" w14:textId="77777777"/>
    <w:p w:rsidRPr="00AE34D2" w:rsidR="002A5783" w:rsidP="002A5783" w:rsidRDefault="002A5783" w14:paraId="12921ABB" w14:textId="083CFEE9"/>
    <w:p w:rsidRPr="00361E36" w:rsidR="002A5783" w:rsidP="00BC5F8F" w:rsidRDefault="002A5783" w14:paraId="2DB77505" w14:textId="77777777">
      <w:pPr>
        <w:rPr>
          <w:b/>
          <w:bCs/>
        </w:rPr>
      </w:pPr>
    </w:p>
    <w:p w:rsidRPr="00113A41" w:rsidR="00BC5F8F" w:rsidP="00113A41" w:rsidRDefault="00BC5F8F" w14:paraId="55CD5614" w14:textId="77777777"/>
    <w:p w:rsidRPr="00635EAB" w:rsidR="00EF0E0F" w:rsidP="00635EAB" w:rsidRDefault="00EF0E0F" w14:paraId="14DC82BB" w14:textId="77777777"/>
    <w:p w:rsidRPr="00D14D9B" w:rsidR="00AE34D2" w:rsidRDefault="00AE34D2" w14:paraId="42B00775" w14:textId="77777777"/>
    <w:sectPr w:rsidRPr="00D14D9B" w:rsidR="00AE34D2">
      <w:pgSz w:w="11906" w:h="16838" w:orient="portrait"/>
      <w:pgMar w:top="1417" w:right="1701" w:bottom="1417" w:left="1701" w:header="708" w:footer="708" w:gutter="0"/>
      <w:cols w:space="708"/>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FM" w:author="Fernanda  Mendes" w:date="2026-07-06T16:04:02" w:id="142850533">
    <w:p xmlns:w14="http://schemas.microsoft.com/office/word/2010/wordml" xmlns:w="http://schemas.openxmlformats.org/wordprocessingml/2006/main" w:rsidR="6AC660AC" w:rsidRDefault="289046E0" w14:paraId="27D1689C" w14:textId="27D36ACD">
      <w:pPr>
        <w:pStyle w:val="CommentText"/>
      </w:pPr>
      <w:r>
        <w:rPr>
          <w:rStyle w:val="CommentReference"/>
        </w:rPr>
        <w:annotationRef/>
      </w:r>
      <w:r>
        <w:fldChar w:fldCharType="begin"/>
      </w:r>
      <w:r>
        <w:instrText xml:space="preserve"> HYPERLINK "mailto:maia.graca@vagalume.org.br"</w:instrText>
      </w:r>
      <w:bookmarkStart w:name="_@_C1E3EE661A0A487EBCA00E63AE8DDFE2Z" w:id="1136218297"/>
      <w:r>
        <w:fldChar w:fldCharType="separate"/>
      </w:r>
      <w:bookmarkEnd w:id="1136218297"/>
      <w:r w:rsidRPr="60116DFE" w:rsidR="2D9C555D">
        <w:rPr>
          <w:rStyle w:val="Mention"/>
          <w:noProof/>
        </w:rPr>
        <w:t>@Maia da Graça</w:t>
      </w:r>
      <w:r>
        <w:fldChar w:fldCharType="end"/>
      </w:r>
    </w:p>
    <w:p xmlns:w14="http://schemas.microsoft.com/office/word/2010/wordml" xmlns:w="http://schemas.openxmlformats.org/wordprocessingml/2006/main" w:rsidR="01830F0F" w:rsidRDefault="7B9E58D1" w14:paraId="01815152" w14:textId="188977E5">
      <w:pPr>
        <w:pStyle w:val="CommentText"/>
      </w:pPr>
    </w:p>
    <w:p xmlns:w14="http://schemas.microsoft.com/office/word/2010/wordml" xmlns:w="http://schemas.openxmlformats.org/wordprocessingml/2006/main" w:rsidR="4F081722" w:rsidRDefault="6B9D1430" w14:paraId="2BD7A3CE" w14:textId="4918B7FE">
      <w:pPr>
        <w:pStyle w:val="CommentText"/>
      </w:pPr>
      <w:r w:rsidRPr="34F34E44" w:rsidR="580D6C75">
        <w:t>Precisamos de uma foto de livros (capas) do acervo Vaga Lume que ilustrem a bibliodiversidade.</w:t>
      </w:r>
    </w:p>
    <w:p xmlns:w14="http://schemas.microsoft.com/office/word/2010/wordml" xmlns:w="http://schemas.openxmlformats.org/wordprocessingml/2006/main" w:rsidR="091B15C5" w:rsidRDefault="31A0EDDE" w14:paraId="0AE52B92" w14:textId="6BD88BB2">
      <w:pPr>
        <w:pStyle w:val="CommentText"/>
      </w:pPr>
    </w:p>
    <w:p xmlns:w14="http://schemas.microsoft.com/office/word/2010/wordml" xmlns:w="http://schemas.openxmlformats.org/wordprocessingml/2006/main" w:rsidR="4C1CB081" w:rsidRDefault="09AC9CD8" w14:paraId="631BB3AD" w14:textId="32DBED5F">
      <w:pPr>
        <w:pStyle w:val="CommentText"/>
      </w:pPr>
      <w:r w:rsidRPr="635719FE" w:rsidR="759A77F3">
        <w:t xml:space="preserve">Por favor, adicionar na pasta </w:t>
      </w:r>
      <w:r>
        <w:fldChar w:fldCharType="begin"/>
      </w:r>
      <w:r>
        <w:instrText>HYPERLINK https://associacaovagalumebr.sharepoint.com/:f:/s/geral/IgBSHSuMLaOlQZ5LdLzEYz31AVj6J4ecZqvjdCtxy8Haz3o?e=yShtdH</w:instrText>
      </w:r>
      <w:r>
        <w:fldChar w:fldCharType="separate"/>
      </w:r>
      <w:r w:rsidRPr="3FE5559B" w:rsidR="4D6CAAF9">
        <w:rPr>
          <w:rStyle w:val="Hyperlink"/>
        </w:rPr>
        <w:t>Imagens para Módulo II</w:t>
      </w:r>
      <w:r>
        <w:fldChar w:fldCharType="end"/>
      </w:r>
      <w:r w:rsidRPr="086359F6" w:rsidR="7DE57479">
        <w:t xml:space="preserve"> e, se informar crédito da foto se houver.</w:t>
      </w:r>
    </w:p>
  </w:comment>
  <w:comment xmlns:w="http://schemas.openxmlformats.org/wordprocessingml/2006/main" w:initials="FM" w:author="Fernanda  Mendes" w:date="2026-07-27T22:15:35" w:id="466323189">
    <w:p xmlns:w14="http://schemas.microsoft.com/office/word/2010/wordml" xmlns:w="http://schemas.openxmlformats.org/wordprocessingml/2006/main" w:rsidR="6520ABE3" w:rsidRDefault="6C270C29" w14:paraId="22DD3308" w14:textId="13C1BB02">
      <w:pPr>
        <w:pStyle w:val="CommentText"/>
      </w:pPr>
      <w:r>
        <w:rPr>
          <w:rStyle w:val="CommentReference"/>
        </w:rPr>
        <w:annotationRef/>
      </w:r>
      <w:r w:rsidRPr="13171C2E" w:rsidR="2EE72CFB">
        <w:t>[REVISÃO]</w:t>
      </w:r>
    </w:p>
    <w:p xmlns:w14="http://schemas.microsoft.com/office/word/2010/wordml" xmlns:w="http://schemas.openxmlformats.org/wordprocessingml/2006/main" w:rsidR="114959F1" w:rsidRDefault="532747C2" w14:paraId="7227D86D" w14:textId="1CE83027">
      <w:pPr>
        <w:pStyle w:val="CommentText"/>
      </w:pPr>
    </w:p>
    <w:p xmlns:w14="http://schemas.microsoft.com/office/word/2010/wordml" xmlns:w="http://schemas.openxmlformats.org/wordprocessingml/2006/main" w:rsidR="07650887" w:rsidRDefault="4788D536" w14:paraId="3A19EF2C" w14:textId="22F8DB31">
      <w:pPr>
        <w:pStyle w:val="CommentText"/>
      </w:pPr>
      <w:r w:rsidRPr="137973BB" w:rsidR="3A506976">
        <w:t xml:space="preserve">Substituir o título </w:t>
      </w:r>
      <w:r w:rsidRPr="4571F947" w:rsidR="463BB215">
        <w:rPr>
          <w:b w:val="1"/>
          <w:bCs w:val="1"/>
        </w:rPr>
        <w:t xml:space="preserve">O sentido da leitura na primeira infância </w:t>
      </w:r>
      <w:r w:rsidRPr="1D8CE85A" w:rsidR="4A0F67A7">
        <w:t xml:space="preserve">por </w:t>
      </w:r>
      <w:r w:rsidRPr="075EF948" w:rsidR="09002B49">
        <w:rPr>
          <w:b w:val="1"/>
          <w:bCs w:val="1"/>
        </w:rPr>
        <w:t>Se bebês não leem palavras, por que promover momentos de leitura?</w:t>
      </w:r>
    </w:p>
    <w:p xmlns:w14="http://schemas.microsoft.com/office/word/2010/wordml" xmlns:w="http://schemas.openxmlformats.org/wordprocessingml/2006/main" w:rsidR="5E5FF6F0" w:rsidRDefault="79F50833" w14:paraId="2B91BBE0" w14:textId="068810FF">
      <w:pPr>
        <w:pStyle w:val="CommentText"/>
      </w:pPr>
    </w:p>
    <w:p xmlns:w14="http://schemas.microsoft.com/office/word/2010/wordml" xmlns:w="http://schemas.openxmlformats.org/wordprocessingml/2006/main" w:rsidR="17FD1799" w:rsidRDefault="0B8B2913" w14:paraId="6105AED3" w14:textId="430461BD">
      <w:pPr>
        <w:pStyle w:val="CommentText"/>
      </w:pPr>
      <w:r w:rsidRPr="204DA8D0" w:rsidR="195E1A79">
        <w:t>MANTER O PRÁGRAFO DE INTRODUÇÃO DESTA LIÇÃO E O VÍDEO EM PÁGINA ÚNICA.</w:t>
      </w:r>
    </w:p>
    <w:p xmlns:w14="http://schemas.microsoft.com/office/word/2010/wordml" xmlns:w="http://schemas.openxmlformats.org/wordprocessingml/2006/main" w:rsidR="0E5C3EDD" w:rsidRDefault="1036F8B5" w14:paraId="08B7CFF6" w14:textId="68AFDE00">
      <w:pPr>
        <w:pStyle w:val="CommentText"/>
      </w:pPr>
    </w:p>
    <w:p xmlns:w14="http://schemas.microsoft.com/office/word/2010/wordml" xmlns:w="http://schemas.openxmlformats.org/wordprocessingml/2006/main" w:rsidR="1D107718" w:rsidRDefault="4928ECF0" w14:paraId="352D86DA" w14:textId="4BE0DF71">
      <w:pPr>
        <w:pStyle w:val="CommentText"/>
      </w:pPr>
      <w:r w:rsidRPr="2C02AC54" w:rsidR="4386352F">
        <w:t xml:space="preserve">Retirar a frase </w:t>
      </w:r>
      <w:r w:rsidRPr="758CBF34" w:rsidR="59930DA5">
        <w:rPr>
          <w:b w:val="1"/>
          <w:bCs w:val="1"/>
        </w:rPr>
        <w:t xml:space="preserve">Se bebês não leem palavras, por que promover momentos de leitura? </w:t>
      </w:r>
      <w:r w:rsidRPr="3ECF36A1" w:rsidR="17B70FCE">
        <w:t>do BOX, pois é o título da página.</w:t>
      </w:r>
    </w:p>
  </w:comment>
  <w:comment xmlns:w="http://schemas.openxmlformats.org/wordprocessingml/2006/main" w:initials="FM" w:author="Fernanda  Mendes" w:date="2026-07-28T15:29:53" w:id="248717522">
    <w:p xmlns:w14="http://schemas.microsoft.com/office/word/2010/wordml" xmlns:w="http://schemas.openxmlformats.org/wordprocessingml/2006/main" w:rsidR="0B52FEB2" w:rsidRDefault="54471A15" w14:paraId="67CDC632" w14:textId="78EEDA71">
      <w:pPr>
        <w:pStyle w:val="CommentText"/>
      </w:pPr>
      <w:r>
        <w:rPr>
          <w:rStyle w:val="CommentReference"/>
        </w:rPr>
        <w:annotationRef/>
      </w:r>
      <w:r w:rsidRPr="0320AB3B" w:rsidR="58A4EA95">
        <w:t>[REVISÃO]</w:t>
      </w:r>
    </w:p>
    <w:p xmlns:w14="http://schemas.microsoft.com/office/word/2010/wordml" xmlns:w="http://schemas.openxmlformats.org/wordprocessingml/2006/main" w:rsidR="35756BA3" w:rsidRDefault="0235D0CF" w14:paraId="058D8B8E" w14:textId="0CB79566">
      <w:pPr>
        <w:pStyle w:val="CommentText"/>
      </w:pPr>
    </w:p>
    <w:p xmlns:w14="http://schemas.microsoft.com/office/word/2010/wordml" xmlns:w="http://schemas.openxmlformats.org/wordprocessingml/2006/main" w:rsidR="12F0CF7B" w:rsidRDefault="215F7918" w14:paraId="6584E677" w14:textId="0575CF95">
      <w:pPr>
        <w:pStyle w:val="CommentText"/>
      </w:pPr>
      <w:r w:rsidRPr="2BC4BC0E" w:rsidR="541F3375">
        <w:t>Manter o padrão de negrito que está neste documento.</w:t>
      </w:r>
    </w:p>
  </w:comment>
</w:comments>
</file>

<file path=word/commentsExtended.xml><?xml version="1.0" encoding="utf-8"?>
<w15:commentsEx xmlns:mc="http://schemas.openxmlformats.org/markup-compatibility/2006" xmlns:w15="http://schemas.microsoft.com/office/word/2012/wordml" mc:Ignorable="w15">
  <w15:commentEx w15:done="0" w15:paraId="631BB3AD"/>
  <w15:commentEx w15:done="0" w15:paraId="352D86DA"/>
  <w15:commentEx w15:done="0" w15:paraId="6584E67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C95E227" w16cex:dateUtc="2026-07-06T19:04:02.203Z"/>
  <w16cex:commentExtensible w16cex:durableId="13E0E917" w16cex:dateUtc="2026-07-28T01:15:35.463Z"/>
  <w16cex:commentExtensible w16cex:durableId="2BA7E234" w16cex:dateUtc="2026-07-28T18:29:53.216Z"/>
</w16cex:commentsExtensible>
</file>

<file path=word/commentsIds.xml><?xml version="1.0" encoding="utf-8"?>
<w16cid:commentsIds xmlns:mc="http://schemas.openxmlformats.org/markup-compatibility/2006" xmlns:w16cid="http://schemas.microsoft.com/office/word/2016/wordml/cid" mc:Ignorable="w16cid">
  <w16cid:commentId w16cid:paraId="631BB3AD" w16cid:durableId="3C95E227"/>
  <w16cid:commentId w16cid:paraId="352D86DA" w16cid:durableId="13E0E917"/>
  <w16cid:commentId w16cid:paraId="6584E677" w16cid:durableId="2BA7E2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0e5d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7E5BC2"/>
    <w:multiLevelType w:val="multilevel"/>
    <w:tmpl w:val="EC868B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96FBC"/>
    <w:multiLevelType w:val="multilevel"/>
    <w:tmpl w:val="8C46D3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A5F31"/>
    <w:multiLevelType w:val="multilevel"/>
    <w:tmpl w:val="623E57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E6A48"/>
    <w:multiLevelType w:val="multilevel"/>
    <w:tmpl w:val="2F74F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A7471"/>
    <w:multiLevelType w:val="multilevel"/>
    <w:tmpl w:val="B18CD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242343A"/>
    <w:multiLevelType w:val="multilevel"/>
    <w:tmpl w:val="870697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F5A56"/>
    <w:multiLevelType w:val="multilevel"/>
    <w:tmpl w:val="DF74D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95A4D96"/>
    <w:multiLevelType w:val="multilevel"/>
    <w:tmpl w:val="6A524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BC1714D"/>
    <w:multiLevelType w:val="multilevel"/>
    <w:tmpl w:val="EA7674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746D5"/>
    <w:multiLevelType w:val="multilevel"/>
    <w:tmpl w:val="13A03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6DD22A9"/>
    <w:multiLevelType w:val="multilevel"/>
    <w:tmpl w:val="D1A2A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B953D4F"/>
    <w:multiLevelType w:val="multilevel"/>
    <w:tmpl w:val="73BC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312794"/>
    <w:multiLevelType w:val="multilevel"/>
    <w:tmpl w:val="2C8EA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F977768"/>
    <w:multiLevelType w:val="multilevel"/>
    <w:tmpl w:val="4A32C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4945547"/>
    <w:multiLevelType w:val="multilevel"/>
    <w:tmpl w:val="A96AC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ADD6C51"/>
    <w:multiLevelType w:val="multilevel"/>
    <w:tmpl w:val="5172F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C5230B"/>
    <w:multiLevelType w:val="multilevel"/>
    <w:tmpl w:val="1678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BC1897"/>
    <w:multiLevelType w:val="multilevel"/>
    <w:tmpl w:val="1EBC6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25D7768"/>
    <w:multiLevelType w:val="multilevel"/>
    <w:tmpl w:val="3C7CAD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6225A"/>
    <w:multiLevelType w:val="multilevel"/>
    <w:tmpl w:val="14427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3510407"/>
    <w:multiLevelType w:val="multilevel"/>
    <w:tmpl w:val="3E94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E6246D"/>
    <w:multiLevelType w:val="multilevel"/>
    <w:tmpl w:val="657226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7F3D8B"/>
    <w:multiLevelType w:val="multilevel"/>
    <w:tmpl w:val="90DCA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CDD5530"/>
    <w:multiLevelType w:val="multilevel"/>
    <w:tmpl w:val="BA82A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B62B7"/>
    <w:multiLevelType w:val="multilevel"/>
    <w:tmpl w:val="A15E03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073DE"/>
    <w:multiLevelType w:val="multilevel"/>
    <w:tmpl w:val="B4022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7976B4B"/>
    <w:multiLevelType w:val="multilevel"/>
    <w:tmpl w:val="B716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80E2EEA"/>
    <w:multiLevelType w:val="multilevel"/>
    <w:tmpl w:val="23D28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B143382"/>
    <w:multiLevelType w:val="multilevel"/>
    <w:tmpl w:val="744ACA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2E7C0A"/>
    <w:multiLevelType w:val="multilevel"/>
    <w:tmpl w:val="D3B07F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6696FE2"/>
    <w:multiLevelType w:val="multilevel"/>
    <w:tmpl w:val="03C86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A6831FB"/>
    <w:multiLevelType w:val="multilevel"/>
    <w:tmpl w:val="57FE3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AE56EA8"/>
    <w:multiLevelType w:val="multilevel"/>
    <w:tmpl w:val="ED00A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5247BA"/>
    <w:multiLevelType w:val="multilevel"/>
    <w:tmpl w:val="C6703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DF73C37"/>
    <w:multiLevelType w:val="multilevel"/>
    <w:tmpl w:val="94C6F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6">
    <w:abstractNumId w:val="35"/>
  </w:num>
  <w:num w:numId="1" w16cid:durableId="1615939057">
    <w:abstractNumId w:val="29"/>
  </w:num>
  <w:num w:numId="2" w16cid:durableId="346638287">
    <w:abstractNumId w:val="26"/>
  </w:num>
  <w:num w:numId="3" w16cid:durableId="2068916876">
    <w:abstractNumId w:val="10"/>
  </w:num>
  <w:num w:numId="4" w16cid:durableId="152380860">
    <w:abstractNumId w:val="30"/>
  </w:num>
  <w:num w:numId="5" w16cid:durableId="803961332">
    <w:abstractNumId w:val="27"/>
  </w:num>
  <w:num w:numId="6" w16cid:durableId="476150523">
    <w:abstractNumId w:val="22"/>
  </w:num>
  <w:num w:numId="7" w16cid:durableId="503010763">
    <w:abstractNumId w:val="14"/>
  </w:num>
  <w:num w:numId="8" w16cid:durableId="911623344">
    <w:abstractNumId w:val="4"/>
  </w:num>
  <w:num w:numId="9" w16cid:durableId="1617979985">
    <w:abstractNumId w:val="16"/>
  </w:num>
  <w:num w:numId="10" w16cid:durableId="1567184903">
    <w:abstractNumId w:val="0"/>
  </w:num>
  <w:num w:numId="11" w16cid:durableId="2016228471">
    <w:abstractNumId w:val="15"/>
  </w:num>
  <w:num w:numId="12" w16cid:durableId="594291847">
    <w:abstractNumId w:val="32"/>
  </w:num>
  <w:num w:numId="13" w16cid:durableId="1767844776">
    <w:abstractNumId w:val="12"/>
  </w:num>
  <w:num w:numId="14" w16cid:durableId="79449908">
    <w:abstractNumId w:val="33"/>
  </w:num>
  <w:num w:numId="15" w16cid:durableId="1893424295">
    <w:abstractNumId w:val="17"/>
  </w:num>
  <w:num w:numId="16" w16cid:durableId="2015375331">
    <w:abstractNumId w:val="13"/>
  </w:num>
  <w:num w:numId="17" w16cid:durableId="726798677">
    <w:abstractNumId w:val="25"/>
  </w:num>
  <w:num w:numId="18" w16cid:durableId="205608282">
    <w:abstractNumId w:val="7"/>
  </w:num>
  <w:num w:numId="19" w16cid:durableId="167063050">
    <w:abstractNumId w:val="9"/>
  </w:num>
  <w:num w:numId="20" w16cid:durableId="1432168921">
    <w:abstractNumId w:val="31"/>
  </w:num>
  <w:num w:numId="21" w16cid:durableId="1883244503">
    <w:abstractNumId w:val="19"/>
  </w:num>
  <w:num w:numId="22" w16cid:durableId="1032026573">
    <w:abstractNumId w:val="34"/>
  </w:num>
  <w:num w:numId="23" w16cid:durableId="1748307145">
    <w:abstractNumId w:val="6"/>
  </w:num>
  <w:num w:numId="24" w16cid:durableId="1281837141">
    <w:abstractNumId w:val="11"/>
  </w:num>
  <w:num w:numId="25" w16cid:durableId="1361542692">
    <w:abstractNumId w:val="8"/>
  </w:num>
  <w:num w:numId="26" w16cid:durableId="704645502">
    <w:abstractNumId w:val="3"/>
  </w:num>
  <w:num w:numId="27" w16cid:durableId="870193477">
    <w:abstractNumId w:val="23"/>
  </w:num>
  <w:num w:numId="28" w16cid:durableId="1879857106">
    <w:abstractNumId w:val="5"/>
  </w:num>
  <w:num w:numId="29" w16cid:durableId="1540429915">
    <w:abstractNumId w:val="24"/>
  </w:num>
  <w:num w:numId="30" w16cid:durableId="1154763192">
    <w:abstractNumId w:val="2"/>
  </w:num>
  <w:num w:numId="31" w16cid:durableId="1046178451">
    <w:abstractNumId w:val="18"/>
  </w:num>
  <w:num w:numId="32" w16cid:durableId="1591625604">
    <w:abstractNumId w:val="20"/>
  </w:num>
  <w:num w:numId="33" w16cid:durableId="1482841437">
    <w:abstractNumId w:val="21"/>
  </w:num>
  <w:num w:numId="34" w16cid:durableId="1627006216">
    <w:abstractNumId w:val="1"/>
  </w:num>
  <w:num w:numId="35" w16cid:durableId="2124959329">
    <w:abstractNumId w:val="28"/>
  </w:num>
</w:numbering>
</file>

<file path=word/people.xml><?xml version="1.0" encoding="utf-8"?>
<w15:people xmlns:mc="http://schemas.openxmlformats.org/markup-compatibility/2006" xmlns:w15="http://schemas.microsoft.com/office/word/2012/wordml" mc:Ignorable="w15">
  <w15:person w15:author="Fernanda  Mendes">
    <w15:presenceInfo w15:providerId="AD" w15:userId="S::fernanda.mendes@vagalume.org.br::18edb58c-7393-4e2d-8c3e-523eedbb29a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7D4"/>
    <w:rsid w:val="00000000"/>
    <w:rsid w:val="00004A32"/>
    <w:rsid w:val="000332AB"/>
    <w:rsid w:val="00034B76"/>
    <w:rsid w:val="0006280C"/>
    <w:rsid w:val="00082C1E"/>
    <w:rsid w:val="00093E74"/>
    <w:rsid w:val="000A40BD"/>
    <w:rsid w:val="000C71C1"/>
    <w:rsid w:val="000D5E67"/>
    <w:rsid w:val="00101121"/>
    <w:rsid w:val="00104EF5"/>
    <w:rsid w:val="00113A41"/>
    <w:rsid w:val="00114A28"/>
    <w:rsid w:val="001158FB"/>
    <w:rsid w:val="00126E24"/>
    <w:rsid w:val="001401C2"/>
    <w:rsid w:val="00144919"/>
    <w:rsid w:val="00144999"/>
    <w:rsid w:val="001479AB"/>
    <w:rsid w:val="0016436A"/>
    <w:rsid w:val="00166339"/>
    <w:rsid w:val="0017071F"/>
    <w:rsid w:val="00177928"/>
    <w:rsid w:val="001B2393"/>
    <w:rsid w:val="001B3B86"/>
    <w:rsid w:val="001B3DC6"/>
    <w:rsid w:val="001B3F3F"/>
    <w:rsid w:val="001C445C"/>
    <w:rsid w:val="001C73D8"/>
    <w:rsid w:val="001D5241"/>
    <w:rsid w:val="001D54A2"/>
    <w:rsid w:val="001E0862"/>
    <w:rsid w:val="00205C47"/>
    <w:rsid w:val="00217605"/>
    <w:rsid w:val="00235B44"/>
    <w:rsid w:val="00236800"/>
    <w:rsid w:val="0024029E"/>
    <w:rsid w:val="00240F3E"/>
    <w:rsid w:val="00251F21"/>
    <w:rsid w:val="00254D42"/>
    <w:rsid w:val="002578F6"/>
    <w:rsid w:val="00262D51"/>
    <w:rsid w:val="00266A0E"/>
    <w:rsid w:val="0027084E"/>
    <w:rsid w:val="00270DAC"/>
    <w:rsid w:val="00270FB9"/>
    <w:rsid w:val="0027386C"/>
    <w:rsid w:val="002A2C69"/>
    <w:rsid w:val="002A5783"/>
    <w:rsid w:val="002B2A56"/>
    <w:rsid w:val="002E1A06"/>
    <w:rsid w:val="002E5576"/>
    <w:rsid w:val="002F0B43"/>
    <w:rsid w:val="002F163D"/>
    <w:rsid w:val="002F7DDE"/>
    <w:rsid w:val="00306CAF"/>
    <w:rsid w:val="00307523"/>
    <w:rsid w:val="00332BD1"/>
    <w:rsid w:val="00361E36"/>
    <w:rsid w:val="00363E03"/>
    <w:rsid w:val="00377F2B"/>
    <w:rsid w:val="00385E59"/>
    <w:rsid w:val="003904B7"/>
    <w:rsid w:val="00391614"/>
    <w:rsid w:val="003A0900"/>
    <w:rsid w:val="003A3370"/>
    <w:rsid w:val="003B37F5"/>
    <w:rsid w:val="003C3287"/>
    <w:rsid w:val="00407CB6"/>
    <w:rsid w:val="0041227B"/>
    <w:rsid w:val="00415ACB"/>
    <w:rsid w:val="00424904"/>
    <w:rsid w:val="00426D61"/>
    <w:rsid w:val="00430B76"/>
    <w:rsid w:val="004723B2"/>
    <w:rsid w:val="004847E1"/>
    <w:rsid w:val="0049391D"/>
    <w:rsid w:val="004A1039"/>
    <w:rsid w:val="004D6EE7"/>
    <w:rsid w:val="004E3365"/>
    <w:rsid w:val="004E4C85"/>
    <w:rsid w:val="004F11DC"/>
    <w:rsid w:val="005221D7"/>
    <w:rsid w:val="00532F34"/>
    <w:rsid w:val="005500E6"/>
    <w:rsid w:val="00564F62"/>
    <w:rsid w:val="00575298"/>
    <w:rsid w:val="00576CE4"/>
    <w:rsid w:val="0059579B"/>
    <w:rsid w:val="00595E0F"/>
    <w:rsid w:val="00597B8C"/>
    <w:rsid w:val="005A26E6"/>
    <w:rsid w:val="005E29B6"/>
    <w:rsid w:val="005F0652"/>
    <w:rsid w:val="005F5CCC"/>
    <w:rsid w:val="00604462"/>
    <w:rsid w:val="00607300"/>
    <w:rsid w:val="00617F88"/>
    <w:rsid w:val="00632B5F"/>
    <w:rsid w:val="00635EAB"/>
    <w:rsid w:val="00641FCB"/>
    <w:rsid w:val="00644E1F"/>
    <w:rsid w:val="006517D4"/>
    <w:rsid w:val="00661111"/>
    <w:rsid w:val="00662BE9"/>
    <w:rsid w:val="00666C63"/>
    <w:rsid w:val="006679DE"/>
    <w:rsid w:val="00672C37"/>
    <w:rsid w:val="00680C1B"/>
    <w:rsid w:val="00685940"/>
    <w:rsid w:val="006B1124"/>
    <w:rsid w:val="006C5C5D"/>
    <w:rsid w:val="006C67DD"/>
    <w:rsid w:val="006D2910"/>
    <w:rsid w:val="00701C83"/>
    <w:rsid w:val="00715551"/>
    <w:rsid w:val="00723775"/>
    <w:rsid w:val="00732180"/>
    <w:rsid w:val="00733233"/>
    <w:rsid w:val="007343BF"/>
    <w:rsid w:val="00742D31"/>
    <w:rsid w:val="00774D63"/>
    <w:rsid w:val="00781C41"/>
    <w:rsid w:val="007830E3"/>
    <w:rsid w:val="0078504E"/>
    <w:rsid w:val="00787D58"/>
    <w:rsid w:val="0079491B"/>
    <w:rsid w:val="007A111A"/>
    <w:rsid w:val="007E5FDF"/>
    <w:rsid w:val="007F0872"/>
    <w:rsid w:val="00802538"/>
    <w:rsid w:val="008072A8"/>
    <w:rsid w:val="0081257E"/>
    <w:rsid w:val="008433F6"/>
    <w:rsid w:val="0084558A"/>
    <w:rsid w:val="008610DE"/>
    <w:rsid w:val="008618AC"/>
    <w:rsid w:val="00873959"/>
    <w:rsid w:val="0089369D"/>
    <w:rsid w:val="00895DED"/>
    <w:rsid w:val="008A50D2"/>
    <w:rsid w:val="008B4608"/>
    <w:rsid w:val="008B7AC3"/>
    <w:rsid w:val="008C76A5"/>
    <w:rsid w:val="008D3FA3"/>
    <w:rsid w:val="008D770D"/>
    <w:rsid w:val="008E02F0"/>
    <w:rsid w:val="008F00FB"/>
    <w:rsid w:val="008F6BD1"/>
    <w:rsid w:val="008F6DD9"/>
    <w:rsid w:val="009037E8"/>
    <w:rsid w:val="00905B7B"/>
    <w:rsid w:val="00906A1F"/>
    <w:rsid w:val="00915206"/>
    <w:rsid w:val="009210CE"/>
    <w:rsid w:val="00952127"/>
    <w:rsid w:val="0096533B"/>
    <w:rsid w:val="00976453"/>
    <w:rsid w:val="0098366B"/>
    <w:rsid w:val="00987BE7"/>
    <w:rsid w:val="00995923"/>
    <w:rsid w:val="009A7136"/>
    <w:rsid w:val="009B4EDB"/>
    <w:rsid w:val="009D54EC"/>
    <w:rsid w:val="009D5B93"/>
    <w:rsid w:val="009E4F15"/>
    <w:rsid w:val="00A010D4"/>
    <w:rsid w:val="00A16CF9"/>
    <w:rsid w:val="00A20194"/>
    <w:rsid w:val="00A33B74"/>
    <w:rsid w:val="00A33FC0"/>
    <w:rsid w:val="00A4641D"/>
    <w:rsid w:val="00A55D77"/>
    <w:rsid w:val="00A617A4"/>
    <w:rsid w:val="00A63A0B"/>
    <w:rsid w:val="00A93C7D"/>
    <w:rsid w:val="00A966AD"/>
    <w:rsid w:val="00AA69A6"/>
    <w:rsid w:val="00AB449C"/>
    <w:rsid w:val="00AD51D4"/>
    <w:rsid w:val="00AE0010"/>
    <w:rsid w:val="00AE34D2"/>
    <w:rsid w:val="00AF388F"/>
    <w:rsid w:val="00B249CB"/>
    <w:rsid w:val="00B273A7"/>
    <w:rsid w:val="00B600B3"/>
    <w:rsid w:val="00B65912"/>
    <w:rsid w:val="00BB1A02"/>
    <w:rsid w:val="00BC5F8F"/>
    <w:rsid w:val="00BD1FC2"/>
    <w:rsid w:val="00BD6348"/>
    <w:rsid w:val="00BD7FFB"/>
    <w:rsid w:val="00BE0C73"/>
    <w:rsid w:val="00BE130D"/>
    <w:rsid w:val="00C0491F"/>
    <w:rsid w:val="00C12D8A"/>
    <w:rsid w:val="00C147C4"/>
    <w:rsid w:val="00C1751A"/>
    <w:rsid w:val="00C30C67"/>
    <w:rsid w:val="00C60D13"/>
    <w:rsid w:val="00C613A1"/>
    <w:rsid w:val="00C61BF5"/>
    <w:rsid w:val="00C84428"/>
    <w:rsid w:val="00C9647A"/>
    <w:rsid w:val="00C96D01"/>
    <w:rsid w:val="00CA2B67"/>
    <w:rsid w:val="00CA5F25"/>
    <w:rsid w:val="00CB1CA4"/>
    <w:rsid w:val="00CB7935"/>
    <w:rsid w:val="00CD11CF"/>
    <w:rsid w:val="00CE3710"/>
    <w:rsid w:val="00CE7950"/>
    <w:rsid w:val="00CF668A"/>
    <w:rsid w:val="00D01277"/>
    <w:rsid w:val="00D0797A"/>
    <w:rsid w:val="00D148F8"/>
    <w:rsid w:val="00D14D9B"/>
    <w:rsid w:val="00D20B78"/>
    <w:rsid w:val="00D36876"/>
    <w:rsid w:val="00D41670"/>
    <w:rsid w:val="00D76407"/>
    <w:rsid w:val="00DB0604"/>
    <w:rsid w:val="00DB0EA0"/>
    <w:rsid w:val="00DE0452"/>
    <w:rsid w:val="00DE49E2"/>
    <w:rsid w:val="00DEA525"/>
    <w:rsid w:val="00DF1525"/>
    <w:rsid w:val="00E44123"/>
    <w:rsid w:val="00E44906"/>
    <w:rsid w:val="00E55C6B"/>
    <w:rsid w:val="00E56D1B"/>
    <w:rsid w:val="00E62DF9"/>
    <w:rsid w:val="00E65ACB"/>
    <w:rsid w:val="00E720D4"/>
    <w:rsid w:val="00E7264C"/>
    <w:rsid w:val="00ED13CE"/>
    <w:rsid w:val="00ED23B9"/>
    <w:rsid w:val="00EE44EE"/>
    <w:rsid w:val="00EF0E0F"/>
    <w:rsid w:val="00F23A80"/>
    <w:rsid w:val="00F41849"/>
    <w:rsid w:val="00F44CED"/>
    <w:rsid w:val="00F51D85"/>
    <w:rsid w:val="00F522A0"/>
    <w:rsid w:val="00F606C0"/>
    <w:rsid w:val="00F6400C"/>
    <w:rsid w:val="00F666EE"/>
    <w:rsid w:val="00F75098"/>
    <w:rsid w:val="00F76C4A"/>
    <w:rsid w:val="00F83875"/>
    <w:rsid w:val="00F9048A"/>
    <w:rsid w:val="00FA3ACC"/>
    <w:rsid w:val="00FB2940"/>
    <w:rsid w:val="00FC15C6"/>
    <w:rsid w:val="00FC3465"/>
    <w:rsid w:val="00FD2AA3"/>
    <w:rsid w:val="00FE0A15"/>
    <w:rsid w:val="01E2FD38"/>
    <w:rsid w:val="0225AA95"/>
    <w:rsid w:val="0315D956"/>
    <w:rsid w:val="0331A261"/>
    <w:rsid w:val="03D405B7"/>
    <w:rsid w:val="0668CCEB"/>
    <w:rsid w:val="06A220B8"/>
    <w:rsid w:val="06AAA313"/>
    <w:rsid w:val="06D48475"/>
    <w:rsid w:val="072017BE"/>
    <w:rsid w:val="077B876C"/>
    <w:rsid w:val="0A6D9698"/>
    <w:rsid w:val="0B052B89"/>
    <w:rsid w:val="0B1230EF"/>
    <w:rsid w:val="0BA9B913"/>
    <w:rsid w:val="0C0913B9"/>
    <w:rsid w:val="0C298466"/>
    <w:rsid w:val="0C949CE9"/>
    <w:rsid w:val="0CFC46B9"/>
    <w:rsid w:val="0D4C6D72"/>
    <w:rsid w:val="0DA13720"/>
    <w:rsid w:val="0E92EA81"/>
    <w:rsid w:val="0EB95822"/>
    <w:rsid w:val="118BF4AC"/>
    <w:rsid w:val="14116E70"/>
    <w:rsid w:val="14D04CD3"/>
    <w:rsid w:val="14D4CDFF"/>
    <w:rsid w:val="152E9DB4"/>
    <w:rsid w:val="15A02A1A"/>
    <w:rsid w:val="15CF7B64"/>
    <w:rsid w:val="15E71CDD"/>
    <w:rsid w:val="1638ED1C"/>
    <w:rsid w:val="163DF20C"/>
    <w:rsid w:val="16935111"/>
    <w:rsid w:val="16AE0902"/>
    <w:rsid w:val="16D73149"/>
    <w:rsid w:val="16E70567"/>
    <w:rsid w:val="18ACEC79"/>
    <w:rsid w:val="18D0899B"/>
    <w:rsid w:val="1A27BC80"/>
    <w:rsid w:val="1A9FD8D4"/>
    <w:rsid w:val="1B41682A"/>
    <w:rsid w:val="1BF8C331"/>
    <w:rsid w:val="1C2593E6"/>
    <w:rsid w:val="1CCB7F6B"/>
    <w:rsid w:val="1CCB7F6B"/>
    <w:rsid w:val="1D26FDC2"/>
    <w:rsid w:val="1D65B35A"/>
    <w:rsid w:val="1DF622DD"/>
    <w:rsid w:val="1E259876"/>
    <w:rsid w:val="1E54CE55"/>
    <w:rsid w:val="1E6398E6"/>
    <w:rsid w:val="1F719294"/>
    <w:rsid w:val="1FAA4021"/>
    <w:rsid w:val="20B25161"/>
    <w:rsid w:val="20D70445"/>
    <w:rsid w:val="2162AF3D"/>
    <w:rsid w:val="226DD6F4"/>
    <w:rsid w:val="230286A8"/>
    <w:rsid w:val="237B1485"/>
    <w:rsid w:val="23D24451"/>
    <w:rsid w:val="23E21D08"/>
    <w:rsid w:val="2443FC0B"/>
    <w:rsid w:val="2450C2C6"/>
    <w:rsid w:val="25E22D1E"/>
    <w:rsid w:val="267D1AC8"/>
    <w:rsid w:val="26A13014"/>
    <w:rsid w:val="26A13014"/>
    <w:rsid w:val="278EEE21"/>
    <w:rsid w:val="29101A29"/>
    <w:rsid w:val="2A07D2D6"/>
    <w:rsid w:val="2A1B6D88"/>
    <w:rsid w:val="2A42106F"/>
    <w:rsid w:val="2A521CB6"/>
    <w:rsid w:val="2AB3B120"/>
    <w:rsid w:val="2B23D5EB"/>
    <w:rsid w:val="2C2AD4EA"/>
    <w:rsid w:val="2D1123DC"/>
    <w:rsid w:val="2D2A4F75"/>
    <w:rsid w:val="2D56B5D6"/>
    <w:rsid w:val="2F55817F"/>
    <w:rsid w:val="2FD44589"/>
    <w:rsid w:val="2FFA7DB4"/>
    <w:rsid w:val="30241AB7"/>
    <w:rsid w:val="30813C03"/>
    <w:rsid w:val="3130BF94"/>
    <w:rsid w:val="32148187"/>
    <w:rsid w:val="32CB7726"/>
    <w:rsid w:val="3326BC72"/>
    <w:rsid w:val="33AB3125"/>
    <w:rsid w:val="33DA8AAB"/>
    <w:rsid w:val="33EE4D2B"/>
    <w:rsid w:val="3571CE56"/>
    <w:rsid w:val="35CE9433"/>
    <w:rsid w:val="35E0F37B"/>
    <w:rsid w:val="35E0F37B"/>
    <w:rsid w:val="363BED96"/>
    <w:rsid w:val="37DDF88C"/>
    <w:rsid w:val="38AB737C"/>
    <w:rsid w:val="38F8D3D1"/>
    <w:rsid w:val="39774FC6"/>
    <w:rsid w:val="3BD838D0"/>
    <w:rsid w:val="3BFF8EFC"/>
    <w:rsid w:val="3CD0CD46"/>
    <w:rsid w:val="3D19C20A"/>
    <w:rsid w:val="3E718890"/>
    <w:rsid w:val="3F55DD4D"/>
    <w:rsid w:val="40318EBB"/>
    <w:rsid w:val="4052C644"/>
    <w:rsid w:val="40950F7B"/>
    <w:rsid w:val="4142B8B6"/>
    <w:rsid w:val="41546CB3"/>
    <w:rsid w:val="419FA2FC"/>
    <w:rsid w:val="4293D3FA"/>
    <w:rsid w:val="430C4A3C"/>
    <w:rsid w:val="443D7E80"/>
    <w:rsid w:val="4467B7DE"/>
    <w:rsid w:val="446AAABE"/>
    <w:rsid w:val="44ED300F"/>
    <w:rsid w:val="46255F12"/>
    <w:rsid w:val="4634107C"/>
    <w:rsid w:val="47B3FE71"/>
    <w:rsid w:val="494A88F6"/>
    <w:rsid w:val="4BAB96A8"/>
    <w:rsid w:val="4CB52C92"/>
    <w:rsid w:val="4E473D08"/>
    <w:rsid w:val="4F1509F3"/>
    <w:rsid w:val="509B319D"/>
    <w:rsid w:val="50A26C4D"/>
    <w:rsid w:val="50A7FD52"/>
    <w:rsid w:val="5138A41B"/>
    <w:rsid w:val="52CC9037"/>
    <w:rsid w:val="52E3AAF8"/>
    <w:rsid w:val="54F34E86"/>
    <w:rsid w:val="55F28A2A"/>
    <w:rsid w:val="573E3EFC"/>
    <w:rsid w:val="583BD5A3"/>
    <w:rsid w:val="58AFACE0"/>
    <w:rsid w:val="59B5122E"/>
    <w:rsid w:val="5B21C661"/>
    <w:rsid w:val="5B9A4141"/>
    <w:rsid w:val="5C4BDF05"/>
    <w:rsid w:val="5D7C5F97"/>
    <w:rsid w:val="5D7F0CE6"/>
    <w:rsid w:val="5DF5036F"/>
    <w:rsid w:val="5DF5036F"/>
    <w:rsid w:val="5E44F73D"/>
    <w:rsid w:val="5EDD0825"/>
    <w:rsid w:val="5EEA1102"/>
    <w:rsid w:val="5FA97546"/>
    <w:rsid w:val="616B150F"/>
    <w:rsid w:val="61D8A170"/>
    <w:rsid w:val="6249BCBA"/>
    <w:rsid w:val="629A6CA0"/>
    <w:rsid w:val="62CF3B74"/>
    <w:rsid w:val="63801E1F"/>
    <w:rsid w:val="63F7D708"/>
    <w:rsid w:val="644F7830"/>
    <w:rsid w:val="64F291FA"/>
    <w:rsid w:val="65049054"/>
    <w:rsid w:val="6645A56E"/>
    <w:rsid w:val="6703C1E0"/>
    <w:rsid w:val="67AC5CDC"/>
    <w:rsid w:val="67C7EA16"/>
    <w:rsid w:val="690B2219"/>
    <w:rsid w:val="692BBCDB"/>
    <w:rsid w:val="69DA1CC0"/>
    <w:rsid w:val="6AB1F116"/>
    <w:rsid w:val="6ACCF095"/>
    <w:rsid w:val="6B9C4AE4"/>
    <w:rsid w:val="6BA1DF76"/>
    <w:rsid w:val="6BC7E942"/>
    <w:rsid w:val="6C1C14D9"/>
    <w:rsid w:val="6DE108E1"/>
    <w:rsid w:val="713072C1"/>
    <w:rsid w:val="714FD8EF"/>
    <w:rsid w:val="715E3CE9"/>
    <w:rsid w:val="726BFFD4"/>
    <w:rsid w:val="729D860D"/>
    <w:rsid w:val="756CFA0C"/>
    <w:rsid w:val="758E5EEC"/>
    <w:rsid w:val="75939FAC"/>
    <w:rsid w:val="75FE3307"/>
    <w:rsid w:val="76958A6C"/>
    <w:rsid w:val="76B1E87F"/>
    <w:rsid w:val="7893D793"/>
    <w:rsid w:val="792A417B"/>
    <w:rsid w:val="7931ED3A"/>
    <w:rsid w:val="79B2058E"/>
    <w:rsid w:val="7A036757"/>
    <w:rsid w:val="7A0A50C4"/>
    <w:rsid w:val="7A49B92C"/>
    <w:rsid w:val="7A7DAC84"/>
    <w:rsid w:val="7C2CF326"/>
    <w:rsid w:val="7C356E15"/>
    <w:rsid w:val="7C7A09CB"/>
    <w:rsid w:val="7D5FDB5E"/>
    <w:rsid w:val="7D9E9921"/>
    <w:rsid w:val="7DB37118"/>
    <w:rsid w:val="7DD10D64"/>
    <w:rsid w:val="7E141DB3"/>
    <w:rsid w:val="7F92775C"/>
    <w:rsid w:val="7FAC73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04A54"/>
  <w15:chartTrackingRefBased/>
  <w15:docId w15:val="{D7254323-DB46-40A0-81B1-5C2A053EDA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6517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517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517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517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517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517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517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517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517D4"/>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6517D4"/>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6517D4"/>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6517D4"/>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6517D4"/>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6517D4"/>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6517D4"/>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6517D4"/>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6517D4"/>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6517D4"/>
    <w:rPr>
      <w:rFonts w:eastAsiaTheme="majorEastAsia" w:cstheme="majorBidi"/>
      <w:color w:val="272727" w:themeColor="text1" w:themeTint="D8"/>
    </w:rPr>
  </w:style>
  <w:style w:type="paragraph" w:styleId="Ttulo">
    <w:name w:val="Title"/>
    <w:basedOn w:val="Normal"/>
    <w:next w:val="Normal"/>
    <w:link w:val="TtuloChar"/>
    <w:uiPriority w:val="10"/>
    <w:qFormat/>
    <w:rsid w:val="006517D4"/>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6517D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6517D4"/>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6517D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517D4"/>
    <w:pPr>
      <w:spacing w:before="160"/>
      <w:jc w:val="center"/>
    </w:pPr>
    <w:rPr>
      <w:i/>
      <w:iCs/>
      <w:color w:val="404040" w:themeColor="text1" w:themeTint="BF"/>
    </w:rPr>
  </w:style>
  <w:style w:type="character" w:styleId="CitaoChar" w:customStyle="1">
    <w:name w:val="Citação Char"/>
    <w:basedOn w:val="Fontepargpadro"/>
    <w:link w:val="Citao"/>
    <w:uiPriority w:val="29"/>
    <w:rsid w:val="006517D4"/>
    <w:rPr>
      <w:i/>
      <w:iCs/>
      <w:color w:val="404040" w:themeColor="text1" w:themeTint="BF"/>
    </w:rPr>
  </w:style>
  <w:style w:type="paragraph" w:styleId="PargrafodaLista">
    <w:name w:val="List Paragraph"/>
    <w:basedOn w:val="Normal"/>
    <w:uiPriority w:val="34"/>
    <w:qFormat/>
    <w:rsid w:val="006517D4"/>
    <w:pPr>
      <w:ind w:left="720"/>
      <w:contextualSpacing/>
    </w:pPr>
  </w:style>
  <w:style w:type="character" w:styleId="nfaseIntensa">
    <w:name w:val="Intense Emphasis"/>
    <w:basedOn w:val="Fontepargpadro"/>
    <w:uiPriority w:val="21"/>
    <w:qFormat/>
    <w:rsid w:val="006517D4"/>
    <w:rPr>
      <w:i/>
      <w:iCs/>
      <w:color w:val="0F4761" w:themeColor="accent1" w:themeShade="BF"/>
    </w:rPr>
  </w:style>
  <w:style w:type="paragraph" w:styleId="CitaoIntensa">
    <w:name w:val="Intense Quote"/>
    <w:basedOn w:val="Normal"/>
    <w:next w:val="Normal"/>
    <w:link w:val="CitaoIntensaChar"/>
    <w:uiPriority w:val="30"/>
    <w:qFormat/>
    <w:rsid w:val="006517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6517D4"/>
    <w:rPr>
      <w:i/>
      <w:iCs/>
      <w:color w:val="0F4761" w:themeColor="accent1" w:themeShade="BF"/>
    </w:rPr>
  </w:style>
  <w:style w:type="character" w:styleId="RefernciaIntensa">
    <w:name w:val="Intense Reference"/>
    <w:basedOn w:val="Fontepargpadro"/>
    <w:uiPriority w:val="32"/>
    <w:qFormat/>
    <w:rsid w:val="006517D4"/>
    <w:rPr>
      <w:b/>
      <w:bCs/>
      <w:smallCaps/>
      <w:color w:val="0F4761" w:themeColor="accent1" w:themeShade="BF"/>
      <w:spacing w:val="5"/>
    </w:rPr>
  </w:style>
  <w:style w:type="character" w:styleId="Hyperlink">
    <w:name w:val="Hyperlink"/>
    <w:basedOn w:val="Fontepargpadro"/>
    <w:uiPriority w:val="99"/>
    <w:unhideWhenUsed/>
    <w:rsid w:val="008433F6"/>
    <w:rPr>
      <w:color w:val="467886" w:themeColor="hyperlink"/>
      <w:u w:val="single"/>
    </w:rPr>
  </w:style>
  <w:style w:type="character" w:styleId="MenoPendente">
    <w:name w:val="Unresolved Mention"/>
    <w:basedOn w:val="Fontepargpadro"/>
    <w:uiPriority w:val="99"/>
    <w:semiHidden/>
    <w:unhideWhenUsed/>
    <w:rsid w:val="008433F6"/>
    <w:rPr>
      <w:color w:val="605E5C"/>
      <w:shd w:val="clear" w:color="auto" w:fill="E1DFDD"/>
    </w:rPr>
  </w:style>
  <w:style w:type="character" w:styleId="HiperlinkVisitado">
    <w:name w:val="FollowedHyperlink"/>
    <w:basedOn w:val="Fontepargpadro"/>
    <w:uiPriority w:val="99"/>
    <w:semiHidden/>
    <w:unhideWhenUsed/>
    <w:rsid w:val="00430B76"/>
    <w:rPr>
      <w:color w:val="96607D" w:themeColor="followedHyperlink"/>
      <w:u w:val="single"/>
    </w:rPr>
  </w:style>
</w:styles>
</file>

<file path=word/tasks.xml><?xml version="1.0" encoding="utf-8"?>
<t:Tasks xmlns:t="http://schemas.microsoft.com/office/tasks/2019/documenttasks" xmlns:oel="http://schemas.microsoft.com/office/2019/extlst">
  <t:Task id="{32C33D07-523F-4C10-9245-DF91FEB56F35}">
    <t:Anchor>
      <t:Comment id="1016455719"/>
    </t:Anchor>
    <t:History>
      <t:Event id="{0BB6AC24-351D-44E7-BA20-C2CB04B5AA56}" time="2026-07-06T19:04:02.212Z">
        <t:Attribution userId="S::fernanda.mendes@vagalume.org.br::18edb58c-7393-4e2d-8c3e-523eedbb29a4" userProvider="AD" userName="Fernanda  Mendes"/>
        <t:Anchor>
          <t:Comment id="1016455719"/>
        </t:Anchor>
        <t:Create/>
      </t:Event>
      <t:Event id="{8D04FF37-CC43-4C53-BC04-B3DB60BB3CB9}" time="2026-07-06T19:04:02.212Z">
        <t:Attribution userId="S::fernanda.mendes@vagalume.org.br::18edb58c-7393-4e2d-8c3e-523eedbb29a4" userProvider="AD" userName="Fernanda  Mendes"/>
        <t:Anchor>
          <t:Comment id="1016455719"/>
        </t:Anchor>
        <t:Assign userId="S::maia.graca@vagalume.org.br::077d1dd3-cfd9-48ab-8d92-23fffd129e26" userProvider="AD" userName="Maia da Graça"/>
      </t:Event>
      <t:Event id="{4EE6CB21-EC72-4657-BAA7-F1459442645D}" time="2026-07-06T19:04:02.212Z">
        <t:Attribution userId="S::fernanda.mendes@vagalume.org.br::18edb58c-7393-4e2d-8c3e-523eedbb29a4" userProvider="AD" userName="Fernanda  Mendes"/>
        <t:Anchor>
          <t:Comment id="1016455719"/>
        </t:Anchor>
        <t:SetTitle title="@Maia da Graça Precisamos de uma foto de livros (capas) do acervo Vaga Lume que ilustrem a bibliodiversidade. Por favor, adicionar na pasta Imagens para Módulo II e, se informar crédito da foto se houver."/>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ssociacaovagalumebr.sharepoint.com/:i:/s/geral/IQCEWU47unFKRI8WZ9RYtD_jAcdc3x1epR5Bwj6bjY5-BdQ?e=UPJSQx" TargetMode="External" Id="rId13" /><Relationship Type="http://schemas.openxmlformats.org/officeDocument/2006/relationships/image" Target="media/image5.png" Id="rId18" /><Relationship Type="http://schemas.openxmlformats.org/officeDocument/2006/relationships/customXml" Target="../customXml/item3.xml" Id="rId26" /><Relationship Type="http://schemas.openxmlformats.org/officeDocument/2006/relationships/styles" Target="styles.xml" Id="rId3" /><Relationship Type="http://schemas.openxmlformats.org/officeDocument/2006/relationships/hyperlink" Target="https://www.youtube.com/watch?v=gKVOXmuEbwU" TargetMode="External" Id="rId21" /><Relationship Type="http://schemas.openxmlformats.org/officeDocument/2006/relationships/hyperlink" Target="https://associacaovagalumebr.sharepoint.com/:i:/s/geral/IQCOiiVkFAOqRIAEikd9SzH4AUR5zkHqXimTTm5JEvADUlo?e=EKvk7w" TargetMode="External" Id="rId7" /><Relationship Type="http://schemas.openxmlformats.org/officeDocument/2006/relationships/image" Target="media/image3.png" Id="rId12" /><Relationship Type="http://schemas.openxmlformats.org/officeDocument/2006/relationships/customXml" Target="../customXml/item2.xml" Id="rId25" /><Relationship Type="http://schemas.openxmlformats.org/officeDocument/2006/relationships/numbering" Target="numbering.xml" Id="rId2" /><Relationship Type="http://schemas.openxmlformats.org/officeDocument/2006/relationships/hyperlink" Target="https://www.youtube.com/watch?v=_6zQZKxQnB4" TargetMode="External" Id="rId16" /><Relationship Type="http://schemas.openxmlformats.org/officeDocument/2006/relationships/hyperlink" Target="https://www.youtube.com/watch?v=CLm7tYSlPbE" TargetMode="External"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tudosobreleitura.blogspot.com/2010/06/charge-mergulhe-de-cabeca-na-leitura.html" TargetMode="External"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hyperlink" Target="https://associacaovagalumebr.sharepoint.com/:i:/s/geral/IQBKQZuDJfkKTrXW6NoPd0UhARa_F16fO_RP1fjttskgKcM?e=if9TWx" TargetMode="External" Id="rId15" /><Relationship Type="http://schemas.openxmlformats.org/officeDocument/2006/relationships/fontTable" Target="fontTable.xml" Id="rId23" /><Relationship Type="http://schemas.openxmlformats.org/officeDocument/2006/relationships/hyperlink" Target="https://associacaovagalumebr.sharepoint.com/:i:/s/geral/IQA6BKhqI_bISKYMBs4aXe4jASKLTA_M5SoPWiAhXGSsSYY?e=Icm1gZ" TargetMode="External" Id="rId10" /><Relationship Type="http://schemas.openxmlformats.org/officeDocument/2006/relationships/image" Target="media/image6.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7.png" Id="rId22" /><Relationship Type="http://schemas.openxmlformats.org/officeDocument/2006/relationships/customXml" Target="../customXml/item4.xml" Id="rId27" /><Relationship Type="http://schemas.openxmlformats.org/officeDocument/2006/relationships/comments" Target="comments.xml" Id="Rd44cf81aa5424427" /><Relationship Type="http://schemas.microsoft.com/office/2016/09/relationships/commentsIds" Target="commentsIds.xml" Id="R836f59f86db14fa8" /><Relationship Type="http://schemas.microsoft.com/office/2011/relationships/commentsExtended" Target="commentsExtended.xml" Id="R0a02f0c482b94eac" /><Relationship Type="http://schemas.microsoft.com/office/2018/08/relationships/commentsExtensible" Target="commentsExtensible.xml" Id="R0d755bd496824474" /><Relationship Type="http://schemas.microsoft.com/office/2011/relationships/people" Target="people.xml" Id="Rc237a7ca23974059" /><Relationship Type="http://schemas.microsoft.com/office/2019/05/relationships/documenttasks" Target="tasks.xml" Id="R6e5700606d494e35" /><Relationship Type="http://schemas.openxmlformats.org/officeDocument/2006/relationships/hyperlink" Target="https://associacaovagalumebr.sharepoint.com/:i:/s/geral/IQC1pPf3b8e1QbpIYrJPOql_AcTDNO7S_9fIiwilmKEh4Xw?e=vlBeUD" TargetMode="External" Id="Rb5cd0a353b964980" /><Relationship Type="http://schemas.openxmlformats.org/officeDocument/2006/relationships/hyperlink" Target="https://minadehq.com.br/representatividade-importa/" TargetMode="External" Id="R83fd042813e14af1" /><Relationship Type="http://schemas.openxmlformats.org/officeDocument/2006/relationships/hyperlink" Target="https://associacaovagalumebr.sharepoint.com/:i:/s/geral/IQB7v7g9s0enTqfG2zMTAeesARMO9qvfiKR8lC3YMDMhR_g?e=EQuVzZ" TargetMode="External" Id="R62d929bf984c45ff" /><Relationship Type="http://schemas.openxmlformats.org/officeDocument/2006/relationships/hyperlink" Target="https://minadehq.com.br/representatividade-importa/" TargetMode="External" Id="R31b02139037d4702" /><Relationship Type="http://schemas.openxmlformats.org/officeDocument/2006/relationships/hyperlink" Target="https://associacaovagalumebr.sharepoint.com/:i:/s/geral/IQBM5N6OsWsQRYygnFlZMsXEAbUtgl5P69g3VVy8wnUwtXM?e=jn8kJg" TargetMode="External" Id="Ra529bfe4a1ba4557" /><Relationship Type="http://schemas.openxmlformats.org/officeDocument/2006/relationships/hyperlink" Target="https://pipipum.com.br/tag/gravidez/" TargetMode="External" Id="R93783adcd7844041" /><Relationship Type="http://schemas.openxmlformats.org/officeDocument/2006/relationships/image" Target="/media/image8.png" Id="rId1895697268" /><Relationship Type="http://schemas.openxmlformats.org/officeDocument/2006/relationships/hyperlink" Target="https://associacaovagalumebr.sharepoint.com/:i:/s/geral/IQDcXjqjjZ3MTbbHea8ZTFifAT_CuJ5jS5pkZjCNTtx0ckM?e=J7IsdR" TargetMode="External" Id="R2d42523e8ec14c21" /><Relationship Type="http://schemas.openxmlformats.org/officeDocument/2006/relationships/hyperlink" Target="https://www.youtube.com/watch?v=AfocVKIqMmo" TargetMode="External" Id="R3067c677f48d4e88"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4DC90E58A753F4AB01743F737C3D529" ma:contentTypeVersion="19" ma:contentTypeDescription="Crie um novo documento." ma:contentTypeScope="" ma:versionID="9a3db2c33bb12244621fae16cf6e90d0">
  <xsd:schema xmlns:xsd="http://www.w3.org/2001/XMLSchema" xmlns:xs="http://www.w3.org/2001/XMLSchema" xmlns:p="http://schemas.microsoft.com/office/2006/metadata/properties" xmlns:ns2="3b467850-6c9d-420a-ad33-6b572e41c774" xmlns:ns3="a18fd3f0-5899-42a8-a4ce-7e47718ead42" targetNamespace="http://schemas.microsoft.com/office/2006/metadata/properties" ma:root="true" ma:fieldsID="cbbc4cfc1bab9d66de69ad6610cf3c05" ns2:_="" ns3:_="">
    <xsd:import namespace="3b467850-6c9d-420a-ad33-6b572e41c774"/>
    <xsd:import namespace="a18fd3f0-5899-42a8-a4ce-7e47718ead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Nome_x0020_completo"/>
                <xsd:element ref="ns2:Idade"/>
                <xsd:element ref="ns2:N_x00fa_mero_x0020_de_x0020_WhatsApp"/>
                <xsd:element ref="ns2:Nome_x0020_da_x0020_comunidade_x0020_que_x0020_voc_x00ea__x0020_mora"/>
                <xsd:element ref="ns2:H_x00e1__x0020_quanto_x0020_tempo_x0020_voc_x00ea__x0020_frequenta_x0020_a_x0020_biblioteca_x0020_de_x0020_sua_x0020_comunidade_x003f_"/>
                <xsd:element ref="ns2:Quais_x0020_seus_x0020_3_x0020_livros_x0020_preferidos_x0020_da_x0020_biblioteca_x0020_Vaga_x0020_Lume_x003f_"/>
                <xsd:element ref="ns2:Voc_x00ea__x0020_j_x00e1__x0020_participou_x0020_do_x0020_Programa_x0020_Rede_x003f_"/>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67850-6c9d-420a-ad33-6b572e41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f7bf76b-07fa-4547-bdea-3f716ebb8ca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ome_x0020_completo" ma:index="20" ma:displayName="Nome completo" ma:internalName="Nome_x0020_completo">
      <xsd:simpleType>
        <xsd:restriction base="dms:Text"/>
      </xsd:simpleType>
    </xsd:element>
    <xsd:element name="Idade" ma:index="21" ma:displayName="Idade" ma:internalName="Idade">
      <xsd:simpleType>
        <xsd:restriction base="dms:Text">
          <xsd:maxLength value="255"/>
        </xsd:restriction>
      </xsd:simpleType>
    </xsd:element>
    <xsd:element name="N_x00fa_mero_x0020_de_x0020_WhatsApp" ma:index="22" ma:displayName="Número de WhatsApp" ma:internalName="N_x00fa_mero_x0020_de_x0020_WhatsApp" ma:percentage="FALSE">
      <xsd:simpleType>
        <xsd:restriction base="dms:Number">
          <xsd:maxInclusive value="1.7976931348623157e+308"/>
          <xsd:minInclusive value="-1.7976931348623157e+308"/>
        </xsd:restriction>
      </xsd:simpleType>
    </xsd:element>
    <xsd:element name="Nome_x0020_da_x0020_comunidade_x0020_que_x0020_voc_x00ea__x0020_mora" ma:index="23" ma:displayName="Nome da comunidade que você mora" ma:format="Dropdown" ma:internalName="Nome_x0020_da_x0020_comunidade_x0020_que_x0020_voc_x00ea__x0020_mora">
      <xsd:simpleType>
        <xsd:restriction base="dms:Choice">
          <xsd:enumeration value="Andiroba"/>
          <xsd:enumeration value="Atins"/>
          <xsd:enumeration value="Cantinho"/>
          <xsd:enumeration value="Laranjeira"/>
          <xsd:enumeration value="Manoelzinho"/>
          <xsd:enumeration value="Santa Cruz"/>
          <xsd:enumeration value="São Domingos"/>
          <xsd:enumeration value="Sobradinho"/>
          <xsd:enumeration value="Tapuio"/>
        </xsd:restriction>
      </xsd:simpleType>
    </xsd:element>
    <xsd:element name="H_x00e1__x0020_quanto_x0020_tempo_x0020_voc_x00ea__x0020_frequenta_x0020_a_x0020_biblioteca_x0020_de_x0020_sua_x0020_comunidade_x003f_" ma:index="24" ma:displayName="Há quanto tempo você frequenta a biblioteca de sua comunidade?" ma:internalName="H_x00e1__x0020_quanto_x0020_tempo_x0020_voc_x00ea__x0020_frequenta_x0020_a_x0020_biblioteca_x0020_de_x0020_sua_x0020_comunidade_x003f_">
      <xsd:simpleType>
        <xsd:restriction base="dms:Note">
          <xsd:maxLength value="255"/>
        </xsd:restriction>
      </xsd:simpleType>
    </xsd:element>
    <xsd:element name="Quais_x0020_seus_x0020_3_x0020_livros_x0020_preferidos_x0020_da_x0020_biblioteca_x0020_Vaga_x0020_Lume_x003f_" ma:index="25" ma:displayName="Quais seus 3 livros preferidos da biblioteca Vaga Lume?" ma:internalName="Quais_x0020_seus_x0020_3_x0020_livros_x0020_preferidos_x0020_da_x0020_biblioteca_x0020_Vaga_x0020_Lume_x003f_">
      <xsd:simpleType>
        <xsd:restriction base="dms:Note">
          <xsd:maxLength value="255"/>
        </xsd:restriction>
      </xsd:simpleType>
    </xsd:element>
    <xsd:element name="Voc_x00ea__x0020_j_x00e1__x0020_participou_x0020_do_x0020_Programa_x0020_Rede_x003f_" ma:index="26" ma:displayName="Você já participou do Programa Rede?" ma:internalName="Voc_x00ea__x0020_j_x00e1__x0020_participou_x0020_do_x0020_Programa_x0020_Rede_x003f_">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8fd3f0-5899-42a8-a4ce-7e47718ead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534c377-a6bc-45e1-bead-c52e831a01d1}" ma:internalName="TaxCatchAll" ma:showField="CatchAllData" ma:web="a18fd3f0-5899-42a8-a4ce-7e47718ea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467850-6c9d-420a-ad33-6b572e41c774">
      <Terms xmlns="http://schemas.microsoft.com/office/infopath/2007/PartnerControls"/>
    </lcf76f155ced4ddcb4097134ff3c332f>
    <TaxCatchAll xmlns="a18fd3f0-5899-42a8-a4ce-7e47718ead42" xsi:nil="true"/>
    <N_x00fa_mero_x0020_de_x0020_WhatsApp xmlns="3b467850-6c9d-420a-ad33-6b572e41c774"/>
    <H_x00e1__x0020_quanto_x0020_tempo_x0020_voc_x00ea__x0020_frequenta_x0020_a_x0020_biblioteca_x0020_de_x0020_sua_x0020_comunidade_x003f_ xmlns="3b467850-6c9d-420a-ad33-6b572e41c774"/>
    <Nome_x0020_completo xmlns="3b467850-6c9d-420a-ad33-6b572e41c774"/>
    <Quais_x0020_seus_x0020_3_x0020_livros_x0020_preferidos_x0020_da_x0020_biblioteca_x0020_Vaga_x0020_Lume_x003f_ xmlns="3b467850-6c9d-420a-ad33-6b572e41c774"/>
    <Nome_x0020_da_x0020_comunidade_x0020_que_x0020_voc_x00ea__x0020_mora xmlns="3b467850-6c9d-420a-ad33-6b572e41c774"/>
    <Voc_x00ea__x0020_j_x00e1__x0020_participou_x0020_do_x0020_Programa_x0020_Rede_x003f_ xmlns="3b467850-6c9d-420a-ad33-6b572e41c774"/>
    <Idade xmlns="3b467850-6c9d-420a-ad33-6b572e41c774"/>
  </documentManagement>
</p:properties>
</file>

<file path=customXml/itemProps1.xml><?xml version="1.0" encoding="utf-8"?>
<ds:datastoreItem xmlns:ds="http://schemas.openxmlformats.org/officeDocument/2006/customXml" ds:itemID="{40317F2F-B5A6-4D70-B910-92D00ACE4874}">
  <ds:schemaRefs>
    <ds:schemaRef ds:uri="http://schemas.openxmlformats.org/officeDocument/2006/bibliography"/>
  </ds:schemaRefs>
</ds:datastoreItem>
</file>

<file path=customXml/itemProps2.xml><?xml version="1.0" encoding="utf-8"?>
<ds:datastoreItem xmlns:ds="http://schemas.openxmlformats.org/officeDocument/2006/customXml" ds:itemID="{2FE2FB90-3DD3-41A4-8B61-2377CD441EA1}"/>
</file>

<file path=customXml/itemProps3.xml><?xml version="1.0" encoding="utf-8"?>
<ds:datastoreItem xmlns:ds="http://schemas.openxmlformats.org/officeDocument/2006/customXml" ds:itemID="{8EF00645-D803-48E6-8871-62141F8A0CA0}"/>
</file>

<file path=customXml/itemProps4.xml><?xml version="1.0" encoding="utf-8"?>
<ds:datastoreItem xmlns:ds="http://schemas.openxmlformats.org/officeDocument/2006/customXml" ds:itemID="{108A281D-D4C0-4115-AA1F-874B4CB187D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Mendes</dc:creator>
  <cp:keywords/>
  <dc:description/>
  <cp:lastModifiedBy>Fernanda  Mendes</cp:lastModifiedBy>
  <cp:revision>253</cp:revision>
  <dcterms:created xsi:type="dcterms:W3CDTF">2026-07-03T14:38:00Z</dcterms:created>
  <dcterms:modified xsi:type="dcterms:W3CDTF">2026-08-04T18:13:50Z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0x010100F4DC90E58A753F4AB01743F737C3D529</vt:lpwstr>
  </property>
  <property fmtid="{D5CDD505-2E9C-101B-9397-08002B2CF9AE}" pid="3" name="MediaServiceImageTags">
    <vt:lpwstr/>
  </property>
</Properties>
</file>